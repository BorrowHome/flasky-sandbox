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people.xml" ContentType="application/vnd.openxmlformats-officedocument.wordprocessingml.peop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BDC3DC3" w14:textId="57821F8E" w:rsidR="00DB46BA" w:rsidRDefault="005A6A10" w:rsidP="009441E0">
      <w:pPr>
        <w:jc w:val="left"/>
      </w:pPr>
      <w:del w:id="0" w:author="个人用户" w:date="2020-02-12T11:19:00Z">
        <w:r>
          <w:rPr>
            <w:noProof/>
          </w:rPr>
          <w:pict w14:anchorId="49B1682F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图片 1" o:spid="_x0000_i1025" type="#_x0000_t75" style="width:276pt;height:76.8pt;visibility:visible">
              <v:imagedata r:id="rId8" o:title=""/>
            </v:shape>
          </w:pict>
        </w:r>
      </w:del>
    </w:p>
    <w:p w14:paraId="5B3A34A2" w14:textId="77777777" w:rsidR="002B4464" w:rsidRDefault="002B4464"/>
    <w:p w14:paraId="6302200A" w14:textId="77777777" w:rsidR="004E0DCC" w:rsidRPr="0003163C" w:rsidRDefault="004E0DCC" w:rsidP="00B30286">
      <w:pPr>
        <w:spacing w:beforeLines="100" w:before="312" w:afterLines="100" w:after="312" w:line="480" w:lineRule="auto"/>
        <w:jc w:val="center"/>
        <w:outlineLvl w:val="0"/>
        <w:rPr>
          <w:rFonts w:ascii="黑体" w:eastAsia="黑体" w:hAnsi="宋体"/>
          <w:b/>
          <w:bCs/>
          <w:outline/>
          <w:sz w:val="48"/>
          <w:szCs w:val="48"/>
          <w:u w:val="double"/>
        </w:rPr>
      </w:pPr>
    </w:p>
    <w:p w14:paraId="6393FCC4" w14:textId="77777777" w:rsidR="002B4464" w:rsidRPr="003610E3" w:rsidRDefault="00005DAE" w:rsidP="00B30286">
      <w:pPr>
        <w:spacing w:beforeLines="100" w:before="312" w:afterLines="100" w:after="312" w:line="480" w:lineRule="auto"/>
        <w:jc w:val="center"/>
        <w:outlineLvl w:val="0"/>
        <w:rPr>
          <w:rFonts w:ascii="华文中宋" w:eastAsia="华文中宋" w:hAnsi="华文中宋"/>
          <w:b/>
          <w:bCs/>
          <w:sz w:val="52"/>
          <w:szCs w:val="52"/>
        </w:rPr>
      </w:pPr>
      <w:r>
        <w:rPr>
          <w:rFonts w:ascii="华文中宋" w:eastAsia="华文中宋" w:hAnsi="华文中宋" w:hint="eastAsia"/>
          <w:b/>
          <w:bCs/>
          <w:sz w:val="52"/>
          <w:szCs w:val="52"/>
        </w:rPr>
        <w:t>支撑剂沉降运移规律测试</w:t>
      </w:r>
      <w:r w:rsidR="00877C1E" w:rsidRPr="003610E3">
        <w:rPr>
          <w:rFonts w:ascii="华文中宋" w:eastAsia="华文中宋" w:hAnsi="华文中宋" w:hint="eastAsia"/>
          <w:b/>
          <w:bCs/>
          <w:sz w:val="52"/>
          <w:szCs w:val="52"/>
        </w:rPr>
        <w:t>报告</w:t>
      </w:r>
    </w:p>
    <w:p w14:paraId="3F54E2F0" w14:textId="77777777" w:rsidR="0041474D" w:rsidRDefault="0041474D" w:rsidP="002B4464">
      <w:pPr>
        <w:spacing w:line="480" w:lineRule="auto"/>
        <w:jc w:val="center"/>
        <w:rPr>
          <w:rFonts w:ascii="黑体" w:eastAsia="黑体" w:hAnsi="宋体"/>
          <w:b/>
          <w:sz w:val="52"/>
          <w:szCs w:val="52"/>
        </w:rPr>
      </w:pPr>
    </w:p>
    <w:p w14:paraId="3692F511" w14:textId="77777777" w:rsidR="0041474D" w:rsidRDefault="0041474D" w:rsidP="002B4464">
      <w:pPr>
        <w:spacing w:line="480" w:lineRule="auto"/>
        <w:jc w:val="center"/>
        <w:rPr>
          <w:rFonts w:ascii="黑体" w:eastAsia="黑体" w:hAnsi="宋体"/>
          <w:b/>
          <w:sz w:val="52"/>
          <w:szCs w:val="52"/>
        </w:rPr>
      </w:pPr>
    </w:p>
    <w:p w14:paraId="3ED06BE3" w14:textId="77777777" w:rsidR="0041474D" w:rsidRDefault="0041474D" w:rsidP="002B4464">
      <w:pPr>
        <w:spacing w:line="480" w:lineRule="auto"/>
        <w:jc w:val="center"/>
        <w:rPr>
          <w:rFonts w:ascii="宋体" w:hAnsi="宋体"/>
          <w:b/>
          <w:sz w:val="28"/>
          <w:szCs w:val="28"/>
        </w:rPr>
      </w:pPr>
    </w:p>
    <w:p w14:paraId="5CC7ADB8" w14:textId="77777777" w:rsidR="0041474D" w:rsidRDefault="0041474D" w:rsidP="002B4464">
      <w:pPr>
        <w:spacing w:line="480" w:lineRule="auto"/>
        <w:jc w:val="center"/>
        <w:rPr>
          <w:rFonts w:ascii="宋体" w:hAnsi="宋体"/>
          <w:b/>
          <w:sz w:val="28"/>
          <w:szCs w:val="28"/>
        </w:rPr>
      </w:pPr>
    </w:p>
    <w:p w14:paraId="736045E8" w14:textId="77777777" w:rsidR="0041474D" w:rsidRDefault="0041474D" w:rsidP="002B4464">
      <w:pPr>
        <w:spacing w:line="480" w:lineRule="auto"/>
        <w:jc w:val="center"/>
        <w:rPr>
          <w:rFonts w:ascii="宋体" w:hAnsi="宋体"/>
          <w:b/>
          <w:sz w:val="28"/>
          <w:szCs w:val="28"/>
        </w:rPr>
      </w:pPr>
    </w:p>
    <w:p w14:paraId="4F66BBDC" w14:textId="77777777" w:rsidR="0041474D" w:rsidRDefault="0041474D" w:rsidP="002B4464">
      <w:pPr>
        <w:spacing w:line="480" w:lineRule="auto"/>
        <w:jc w:val="center"/>
        <w:rPr>
          <w:rFonts w:ascii="宋体" w:hAnsi="宋体"/>
          <w:b/>
          <w:sz w:val="28"/>
          <w:szCs w:val="28"/>
        </w:rPr>
      </w:pPr>
    </w:p>
    <w:p w14:paraId="3341B406" w14:textId="77777777" w:rsidR="00F56897" w:rsidRDefault="00F56897" w:rsidP="002B4464">
      <w:pPr>
        <w:spacing w:line="480" w:lineRule="auto"/>
        <w:jc w:val="center"/>
        <w:rPr>
          <w:rFonts w:ascii="宋体" w:hAnsi="宋体"/>
          <w:b/>
          <w:sz w:val="28"/>
          <w:szCs w:val="28"/>
        </w:rPr>
      </w:pPr>
    </w:p>
    <w:p w14:paraId="7AA4207E" w14:textId="77777777" w:rsidR="00F56897" w:rsidRDefault="00F56897" w:rsidP="002B4464">
      <w:pPr>
        <w:spacing w:line="480" w:lineRule="auto"/>
        <w:jc w:val="center"/>
        <w:rPr>
          <w:rFonts w:ascii="宋体" w:hAnsi="宋体"/>
          <w:b/>
          <w:sz w:val="28"/>
          <w:szCs w:val="28"/>
        </w:rPr>
      </w:pPr>
    </w:p>
    <w:p w14:paraId="057F8B92" w14:textId="77777777" w:rsidR="007B29BF" w:rsidRDefault="007B29BF" w:rsidP="002B4464">
      <w:pPr>
        <w:spacing w:line="480" w:lineRule="auto"/>
        <w:jc w:val="center"/>
        <w:rPr>
          <w:rFonts w:ascii="宋体" w:hAnsi="宋体"/>
          <w:b/>
          <w:sz w:val="28"/>
          <w:szCs w:val="28"/>
        </w:rPr>
      </w:pPr>
    </w:p>
    <w:p w14:paraId="091A1504" w14:textId="77777777" w:rsidR="007B29BF" w:rsidRDefault="007B29BF" w:rsidP="002B4464">
      <w:pPr>
        <w:spacing w:line="480" w:lineRule="auto"/>
        <w:jc w:val="center"/>
        <w:rPr>
          <w:rFonts w:ascii="宋体" w:hAnsi="宋体"/>
          <w:b/>
          <w:sz w:val="28"/>
          <w:szCs w:val="28"/>
        </w:rPr>
      </w:pPr>
    </w:p>
    <w:p w14:paraId="48A4FE0A" w14:textId="77777777" w:rsidR="00F56897" w:rsidRDefault="00F56897" w:rsidP="002B4464">
      <w:pPr>
        <w:spacing w:line="480" w:lineRule="auto"/>
        <w:jc w:val="center"/>
        <w:rPr>
          <w:rFonts w:ascii="宋体" w:hAnsi="宋体"/>
          <w:b/>
          <w:sz w:val="28"/>
          <w:szCs w:val="28"/>
        </w:rPr>
      </w:pPr>
    </w:p>
    <w:p w14:paraId="7CB29953" w14:textId="180D765A" w:rsidR="00F56897" w:rsidRPr="00CB67FD" w:rsidDel="00BC5BA1" w:rsidRDefault="005B0D1E" w:rsidP="007B29BF">
      <w:pPr>
        <w:snapToGrid w:val="0"/>
        <w:spacing w:line="360" w:lineRule="auto"/>
        <w:jc w:val="center"/>
        <w:rPr>
          <w:del w:id="1" w:author="个人用户" w:date="2020-02-12T11:18:00Z"/>
          <w:rFonts w:ascii="黑体" w:eastAsia="黑体"/>
          <w:b/>
          <w:bCs/>
          <w:color w:val="000000"/>
          <w:sz w:val="30"/>
          <w:szCs w:val="30"/>
        </w:rPr>
      </w:pPr>
      <w:del w:id="2" w:author="个人用户" w:date="2020-02-12T11:18:00Z">
        <w:r w:rsidDel="00BC5BA1">
          <w:rPr>
            <w:rFonts w:ascii="黑体" w:eastAsia="黑体" w:hint="eastAsia"/>
            <w:b/>
            <w:bCs/>
            <w:color w:val="000000"/>
            <w:sz w:val="30"/>
            <w:szCs w:val="30"/>
          </w:rPr>
          <w:delText>中国石油大学（华东）</w:delText>
        </w:r>
      </w:del>
    </w:p>
    <w:p w14:paraId="6AB1013B" w14:textId="2E8B7E7A" w:rsidR="007B29BF" w:rsidRPr="00CB67FD" w:rsidDel="00BC5BA1" w:rsidRDefault="00BC5BA1" w:rsidP="007B29BF">
      <w:pPr>
        <w:snapToGrid w:val="0"/>
        <w:spacing w:line="360" w:lineRule="auto"/>
        <w:jc w:val="center"/>
        <w:rPr>
          <w:del w:id="3" w:author="个人用户" w:date="2020-02-12T11:17:00Z"/>
          <w:rFonts w:ascii="黑体" w:eastAsia="黑体"/>
          <w:b/>
          <w:bCs/>
          <w:color w:val="000000"/>
          <w:sz w:val="30"/>
          <w:szCs w:val="30"/>
        </w:rPr>
      </w:pPr>
      <w:ins w:id="4" w:author="个人用户" w:date="2020-02-12T11:17:00Z">
        <w:r>
          <w:rPr>
            <w:rFonts w:ascii="黑体" w:eastAsia="黑体" w:hint="eastAsia"/>
            <w:b/>
            <w:bCs/>
            <w:color w:val="000000"/>
            <w:sz w:val="30"/>
            <w:szCs w:val="30"/>
          </w:rPr>
          <w:t>随软件运行时间变化</w:t>
        </w:r>
      </w:ins>
      <w:del w:id="5" w:author="个人用户" w:date="2020-02-12T11:17:00Z">
        <w:r w:rsidR="005B0D1E" w:rsidDel="00BC5BA1">
          <w:rPr>
            <w:rFonts w:ascii="黑体" w:eastAsia="黑体" w:hint="eastAsia"/>
            <w:b/>
            <w:bCs/>
            <w:color w:val="000000"/>
            <w:sz w:val="30"/>
            <w:szCs w:val="30"/>
          </w:rPr>
          <w:delText>2016-03-30</w:delText>
        </w:r>
      </w:del>
    </w:p>
    <w:p w14:paraId="23892CD8" w14:textId="77777777" w:rsidR="00526532" w:rsidRDefault="00526532" w:rsidP="007B29BF">
      <w:pPr>
        <w:snapToGrid w:val="0"/>
        <w:spacing w:line="360" w:lineRule="auto"/>
        <w:jc w:val="center"/>
        <w:rPr>
          <w:rFonts w:ascii="黑体" w:eastAsia="黑体"/>
          <w:b/>
          <w:bCs/>
          <w:color w:val="000000"/>
          <w:sz w:val="32"/>
          <w:szCs w:val="32"/>
        </w:rPr>
      </w:pPr>
    </w:p>
    <w:p w14:paraId="608A3056" w14:textId="619EA1FB" w:rsidR="00F63B69" w:rsidRPr="007A259E" w:rsidRDefault="007A259E" w:rsidP="007B29BF">
      <w:pPr>
        <w:snapToGrid w:val="0"/>
        <w:spacing w:line="360" w:lineRule="auto"/>
        <w:jc w:val="center"/>
        <w:rPr>
          <w:rFonts w:ascii="黑体" w:eastAsia="黑体"/>
          <w:b/>
          <w:bCs/>
          <w:color w:val="000000"/>
          <w:sz w:val="32"/>
          <w:szCs w:val="32"/>
        </w:rPr>
      </w:pPr>
      <w:r>
        <w:rPr>
          <w:rFonts w:ascii="黑体" w:eastAsia="黑体" w:hint="eastAsia"/>
          <w:b/>
          <w:bCs/>
          <w:color w:val="000000"/>
          <w:sz w:val="32"/>
          <w:szCs w:val="32"/>
        </w:rPr>
        <w:t xml:space="preserve"> </w:t>
      </w:r>
    </w:p>
    <w:p w14:paraId="306D333A" w14:textId="77777777" w:rsidR="00F63B69" w:rsidRDefault="00F63B69" w:rsidP="007B29BF">
      <w:pPr>
        <w:snapToGrid w:val="0"/>
        <w:spacing w:line="360" w:lineRule="auto"/>
        <w:jc w:val="center"/>
        <w:rPr>
          <w:rFonts w:ascii="黑体" w:eastAsia="黑体"/>
          <w:b/>
          <w:bCs/>
          <w:color w:val="000000"/>
          <w:sz w:val="32"/>
          <w:szCs w:val="32"/>
        </w:rPr>
      </w:pPr>
    </w:p>
    <w:p w14:paraId="685305B2" w14:textId="77777777" w:rsidR="000B4128" w:rsidRPr="00DD15FD" w:rsidRDefault="00411E37" w:rsidP="00DD15FD">
      <w:pPr>
        <w:adjustRightInd w:val="0"/>
        <w:snapToGrid w:val="0"/>
        <w:ind w:firstLineChars="50" w:firstLine="120"/>
        <w:jc w:val="left"/>
        <w:rPr>
          <w:rFonts w:ascii="黑体" w:eastAsia="黑体" w:hAnsi="宋体"/>
          <w:b/>
          <w:sz w:val="24"/>
        </w:rPr>
      </w:pPr>
      <w:r w:rsidRPr="00DD15FD">
        <w:rPr>
          <w:rFonts w:ascii="黑体" w:eastAsia="黑体" w:hAnsi="宋体" w:hint="eastAsia"/>
          <w:b/>
          <w:sz w:val="24"/>
        </w:rPr>
        <w:t>一、</w:t>
      </w:r>
      <w:r w:rsidR="00C27AB3" w:rsidRPr="00DD15FD">
        <w:rPr>
          <w:rFonts w:ascii="黑体" w:eastAsia="黑体" w:hAnsi="宋体" w:hint="eastAsia"/>
          <w:b/>
          <w:sz w:val="24"/>
        </w:rPr>
        <w:t>基本信息</w:t>
      </w:r>
    </w:p>
    <w:p w14:paraId="540E5E65" w14:textId="77777777" w:rsidR="00601EB9" w:rsidRPr="00C27AB3" w:rsidRDefault="00601EB9" w:rsidP="008F1B3C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  <w:r w:rsidRPr="00C27AB3">
        <w:rPr>
          <w:rFonts w:ascii="宋体" w:hAnsi="宋体" w:hint="eastAsia"/>
          <w:b/>
          <w:szCs w:val="21"/>
        </w:rPr>
        <w:t>【</w:t>
      </w:r>
      <w:r w:rsidR="00B87104" w:rsidRPr="00C27AB3">
        <w:rPr>
          <w:rFonts w:ascii="宋体" w:hAnsi="宋体" w:hint="eastAsia"/>
          <w:b/>
          <w:szCs w:val="21"/>
        </w:rPr>
        <w:t>1</w:t>
      </w:r>
      <w:r w:rsidRPr="00C27AB3">
        <w:rPr>
          <w:rFonts w:ascii="宋体" w:hAnsi="宋体" w:hint="eastAsia"/>
          <w:b/>
          <w:szCs w:val="21"/>
        </w:rPr>
        <w:t>】</w:t>
      </w:r>
      <w:r w:rsidR="00C27AB3" w:rsidRPr="00C27AB3">
        <w:rPr>
          <w:rFonts w:ascii="宋体" w:hAnsi="宋体" w:hint="eastAsia"/>
          <w:b/>
          <w:szCs w:val="21"/>
        </w:rPr>
        <w:t>仪器基本信息</w:t>
      </w:r>
    </w:p>
    <w:tbl>
      <w:tblPr>
        <w:tblpPr w:leftFromText="180" w:rightFromText="180" w:vertAnchor="text" w:horzAnchor="margin" w:tblpXSpec="center" w:tblpY="240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31"/>
        <w:gridCol w:w="5748"/>
      </w:tblGrid>
      <w:tr w:rsidR="00C27AB3" w:rsidRPr="00ED5789" w14:paraId="09918BC7" w14:textId="77777777" w:rsidTr="00ED5789">
        <w:trPr>
          <w:trHeight w:val="390"/>
        </w:trPr>
        <w:tc>
          <w:tcPr>
            <w:tcW w:w="1731" w:type="dxa"/>
            <w:shd w:val="clear" w:color="auto" w:fill="auto"/>
            <w:vAlign w:val="center"/>
          </w:tcPr>
          <w:p w14:paraId="464835A3" w14:textId="77777777" w:rsidR="00C27AB3" w:rsidRPr="00ED5789" w:rsidRDefault="00C27AB3" w:rsidP="00ED5789">
            <w:pPr>
              <w:snapToGrid w:val="0"/>
              <w:rPr>
                <w:rFonts w:ascii="宋体" w:hAnsi="宋体"/>
                <w:color w:val="000000"/>
                <w:szCs w:val="21"/>
              </w:rPr>
            </w:pPr>
            <w:r w:rsidRPr="00ED5789">
              <w:rPr>
                <w:rFonts w:ascii="宋体" w:hAnsi="宋体" w:hint="eastAsia"/>
                <w:color w:val="000000"/>
                <w:szCs w:val="21"/>
              </w:rPr>
              <w:t>设备名称</w:t>
            </w:r>
          </w:p>
        </w:tc>
        <w:tc>
          <w:tcPr>
            <w:tcW w:w="5748" w:type="dxa"/>
            <w:shd w:val="clear" w:color="auto" w:fill="auto"/>
            <w:vAlign w:val="center"/>
          </w:tcPr>
          <w:p w14:paraId="5B3E8C19" w14:textId="3439A4E3" w:rsidR="00C27AB3" w:rsidRPr="00ED5789" w:rsidRDefault="0027602A" w:rsidP="00ED5789">
            <w:pPr>
              <w:snapToGrid w:val="0"/>
              <w:jc w:val="center"/>
              <w:rPr>
                <w:rFonts w:ascii="宋体" w:hAnsi="宋体"/>
                <w:szCs w:val="21"/>
              </w:rPr>
            </w:pPr>
            <w:ins w:id="6" w:author="li liangbin" w:date="2020-02-14T13:12:00Z">
              <w:r>
                <w:rPr>
                  <w:rFonts w:ascii="宋体" w:hAnsi="宋体" w:hint="eastAsia"/>
                  <w:szCs w:val="21"/>
                </w:rPr>
                <w:t>测试测试</w:t>
              </w:r>
            </w:ins>
            <w:del w:id="7" w:author="li liangbin" w:date="2020-02-14T13:12:00Z">
              <w:r w:rsidR="005B0D1E" w:rsidDel="0027602A">
                <w:rPr>
                  <w:rFonts w:ascii="宋体" w:hAnsi="宋体" w:hint="eastAsia"/>
                  <w:szCs w:val="21"/>
                </w:rPr>
                <w:delText>大型可视裂缝模拟装置</w:delText>
              </w:r>
            </w:del>
          </w:p>
        </w:tc>
      </w:tr>
      <w:tr w:rsidR="00C27AB3" w:rsidRPr="00ED5789" w14:paraId="05CC720F" w14:textId="77777777" w:rsidTr="00ED5789">
        <w:trPr>
          <w:trHeight w:val="390"/>
        </w:trPr>
        <w:tc>
          <w:tcPr>
            <w:tcW w:w="1731" w:type="dxa"/>
            <w:shd w:val="clear" w:color="auto" w:fill="auto"/>
            <w:vAlign w:val="center"/>
          </w:tcPr>
          <w:p w14:paraId="2FAC0BF7" w14:textId="77777777" w:rsidR="00C27AB3" w:rsidRPr="00ED5789" w:rsidRDefault="00C27AB3" w:rsidP="00ED5789">
            <w:pPr>
              <w:snapToGrid w:val="0"/>
              <w:rPr>
                <w:rFonts w:ascii="宋体" w:hAnsi="宋体"/>
                <w:color w:val="000000"/>
                <w:szCs w:val="21"/>
              </w:rPr>
            </w:pPr>
            <w:r w:rsidRPr="00ED5789">
              <w:rPr>
                <w:rFonts w:ascii="宋体" w:hAnsi="宋体" w:hint="eastAsia"/>
                <w:color w:val="000000"/>
                <w:szCs w:val="21"/>
              </w:rPr>
              <w:lastRenderedPageBreak/>
              <w:t>生产厂家</w:t>
            </w:r>
          </w:p>
        </w:tc>
        <w:tc>
          <w:tcPr>
            <w:tcW w:w="5748" w:type="dxa"/>
            <w:shd w:val="clear" w:color="auto" w:fill="auto"/>
            <w:vAlign w:val="center"/>
          </w:tcPr>
          <w:p w14:paraId="7653BED2" w14:textId="08949E09" w:rsidR="00C27AB3" w:rsidRPr="00ED5789" w:rsidRDefault="0027602A" w:rsidP="00ED5789">
            <w:pPr>
              <w:snapToGrid w:val="0"/>
              <w:jc w:val="center"/>
              <w:rPr>
                <w:rFonts w:ascii="宋体" w:hAnsi="宋体"/>
                <w:szCs w:val="21"/>
              </w:rPr>
            </w:pPr>
            <w:ins w:id="8" w:author="li liangbin" w:date="2020-02-14T13:12:00Z">
              <w:r>
                <w:rPr>
                  <w:rFonts w:ascii="宋体" w:hAnsi="宋体" w:hint="eastAsia"/>
                  <w:szCs w:val="21"/>
                </w:rPr>
                <w:t>数据测试</w:t>
              </w:r>
            </w:ins>
            <w:del w:id="13" w:author="li liangbin" w:date="2020-02-14T13:12:00Z">
              <w:r w:rsidR="005B0D1E" w:rsidDel="0027602A">
                <w:rPr>
                  <w:rFonts w:ascii="宋体" w:hAnsi="宋体" w:hint="eastAsia"/>
                  <w:szCs w:val="21"/>
                </w:rPr>
                <w:delText>**仪器厂</w:delText>
              </w:r>
            </w:del>
          </w:p>
        </w:tc>
      </w:tr>
      <w:tr w:rsidR="00C27AB3" w:rsidRPr="00ED5789" w14:paraId="2AA28C4B" w14:textId="77777777" w:rsidTr="00ED5789">
        <w:trPr>
          <w:trHeight w:val="390"/>
        </w:trPr>
        <w:tc>
          <w:tcPr>
            <w:tcW w:w="1731" w:type="dxa"/>
            <w:shd w:val="clear" w:color="auto" w:fill="auto"/>
            <w:vAlign w:val="center"/>
          </w:tcPr>
          <w:p w14:paraId="0F404EFE" w14:textId="77777777" w:rsidR="00C27AB3" w:rsidRPr="00ED5789" w:rsidRDefault="00C27AB3" w:rsidP="00ED5789">
            <w:pPr>
              <w:snapToGrid w:val="0"/>
              <w:rPr>
                <w:rFonts w:ascii="宋体" w:hAnsi="宋体"/>
                <w:color w:val="000000"/>
                <w:szCs w:val="21"/>
              </w:rPr>
            </w:pPr>
            <w:r w:rsidRPr="00ED5789">
              <w:rPr>
                <w:rFonts w:ascii="宋体" w:hAnsi="宋体" w:hint="eastAsia"/>
                <w:color w:val="000000"/>
                <w:szCs w:val="21"/>
              </w:rPr>
              <w:t>出厂日期</w:t>
            </w:r>
          </w:p>
        </w:tc>
        <w:tc>
          <w:tcPr>
            <w:tcW w:w="5748" w:type="dxa"/>
            <w:shd w:val="clear" w:color="auto" w:fill="auto"/>
            <w:vAlign w:val="center"/>
          </w:tcPr>
          <w:p w14:paraId="312319D3" w14:textId="5034F526" w:rsidR="00C27AB3" w:rsidRPr="00ED5789" w:rsidRDefault="0027602A" w:rsidP="00ED5789">
            <w:pPr>
              <w:snapToGrid w:val="0"/>
              <w:jc w:val="center"/>
              <w:rPr>
                <w:rFonts w:ascii="宋体" w:hAnsi="宋体"/>
                <w:szCs w:val="21"/>
              </w:rPr>
            </w:pPr>
            <w:ins w:id="14" w:author="li liangbin" w:date="2020-02-14T13:16:00Z">
              <w:r>
                <w:rPr>
                  <w:rFonts w:ascii="宋体" w:hAnsi="宋体"/>
                  <w:szCs w:val="21"/>
                </w:rPr>
                <w:t>撒地方</w:t>
              </w:r>
            </w:ins>
            <w:del w:id="17" w:author="li liangbin" w:date="2020-02-14T13:16:00Z">
              <w:r w:rsidR="005B0D1E" w:rsidDel="0027602A">
                <w:rPr>
                  <w:rFonts w:ascii="宋体" w:hAnsi="宋体" w:hint="eastAsia"/>
                  <w:szCs w:val="21"/>
                </w:rPr>
                <w:delText>2015.3</w:delText>
              </w:r>
            </w:del>
          </w:p>
        </w:tc>
      </w:tr>
      <w:tr w:rsidR="00C27AB3" w:rsidRPr="00ED5789" w14:paraId="7BF96BD0" w14:textId="77777777" w:rsidTr="00ED5789">
        <w:trPr>
          <w:trHeight w:val="390"/>
        </w:trPr>
        <w:tc>
          <w:tcPr>
            <w:tcW w:w="1731" w:type="dxa"/>
            <w:shd w:val="clear" w:color="auto" w:fill="auto"/>
            <w:vAlign w:val="center"/>
          </w:tcPr>
          <w:p w14:paraId="38ECEE84" w14:textId="77777777" w:rsidR="00C27AB3" w:rsidRPr="00ED5789" w:rsidRDefault="00C27AB3" w:rsidP="00ED5789">
            <w:pPr>
              <w:snapToGrid w:val="0"/>
              <w:rPr>
                <w:rFonts w:ascii="宋体" w:hAnsi="宋体"/>
                <w:color w:val="000000"/>
                <w:szCs w:val="21"/>
              </w:rPr>
            </w:pPr>
            <w:r w:rsidRPr="00ED5789">
              <w:rPr>
                <w:rFonts w:ascii="宋体" w:hAnsi="宋体" w:hint="eastAsia"/>
                <w:color w:val="000000"/>
                <w:szCs w:val="21"/>
              </w:rPr>
              <w:t>保养日期</w:t>
            </w:r>
          </w:p>
        </w:tc>
        <w:tc>
          <w:tcPr>
            <w:tcW w:w="5748" w:type="dxa"/>
            <w:shd w:val="clear" w:color="auto" w:fill="auto"/>
            <w:vAlign w:val="center"/>
          </w:tcPr>
          <w:p w14:paraId="74870C8D" w14:textId="09FDA503" w:rsidR="00C27AB3" w:rsidRPr="00ED5789" w:rsidRDefault="0027602A" w:rsidP="00ED5789">
            <w:pPr>
              <w:snapToGrid w:val="0"/>
              <w:jc w:val="center"/>
              <w:rPr>
                <w:rFonts w:ascii="宋体" w:hAnsi="宋体"/>
                <w:szCs w:val="21"/>
              </w:rPr>
            </w:pPr>
            <w:ins w:id="18" w:author="li liangbin" w:date="2020-02-14T13:18:00Z">
              <w:r>
                <w:rPr>
                  <w:rFonts w:ascii="宋体" w:hAnsi="宋体"/>
                  <w:szCs w:val="21"/>
                </w:rPr>
                <w:t>阀手动</w:t>
              </w:r>
            </w:ins>
            <w:del w:id="19" w:author="li liangbin" w:date="2020-02-14T13:18:00Z">
              <w:r w:rsidR="005B0D1E" w:rsidDel="0027602A">
                <w:rPr>
                  <w:rFonts w:ascii="宋体" w:hAnsi="宋体" w:hint="eastAsia"/>
                  <w:szCs w:val="21"/>
                </w:rPr>
                <w:delText>2015.3</w:delText>
              </w:r>
            </w:del>
          </w:p>
        </w:tc>
      </w:tr>
      <w:tr w:rsidR="00C27AB3" w:rsidRPr="00ED5789" w14:paraId="21D616F4" w14:textId="77777777" w:rsidTr="00ED5789">
        <w:trPr>
          <w:trHeight w:val="390"/>
        </w:trPr>
        <w:tc>
          <w:tcPr>
            <w:tcW w:w="1731" w:type="dxa"/>
            <w:shd w:val="clear" w:color="auto" w:fill="auto"/>
            <w:vAlign w:val="center"/>
          </w:tcPr>
          <w:p w14:paraId="2AAA0EAA" w14:textId="77777777" w:rsidR="00C27AB3" w:rsidRPr="00ED5789" w:rsidRDefault="00C27AB3" w:rsidP="00ED5789">
            <w:pPr>
              <w:snapToGrid w:val="0"/>
              <w:rPr>
                <w:rFonts w:ascii="宋体" w:hAnsi="宋体"/>
                <w:color w:val="000000"/>
                <w:szCs w:val="21"/>
              </w:rPr>
            </w:pPr>
            <w:r w:rsidRPr="00ED5789">
              <w:rPr>
                <w:rFonts w:ascii="宋体" w:hAnsi="宋体" w:hint="eastAsia"/>
                <w:color w:val="000000"/>
                <w:szCs w:val="21"/>
              </w:rPr>
              <w:t>设备责任人</w:t>
            </w:r>
          </w:p>
        </w:tc>
        <w:tc>
          <w:tcPr>
            <w:tcW w:w="5748" w:type="dxa"/>
            <w:shd w:val="clear" w:color="auto" w:fill="auto"/>
            <w:vAlign w:val="center"/>
          </w:tcPr>
          <w:p w14:paraId="59014C39" w14:textId="676D02AB" w:rsidR="00C27AB3" w:rsidRPr="00ED5789" w:rsidRDefault="0027602A" w:rsidP="00ED5789">
            <w:pPr>
              <w:snapToGrid w:val="0"/>
              <w:jc w:val="center"/>
              <w:rPr>
                <w:rFonts w:ascii="宋体" w:hAnsi="宋体"/>
                <w:szCs w:val="21"/>
              </w:rPr>
            </w:pPr>
            <w:ins w:id="20" w:author="li liangbin" w:date="2020-02-14T13:18:00Z">
              <w:r>
                <w:rPr>
                  <w:rFonts w:ascii="宋体" w:hAnsi="宋体" w:hint="eastAsia"/>
                  <w:szCs w:val="21"/>
                </w:rPr>
                <w:t>沙雕番</w:t>
              </w:r>
            </w:ins>
            <w:del w:id="24" w:author="li liangbin" w:date="2020-02-14T13:18:00Z">
              <w:r w:rsidR="005B0D1E" w:rsidDel="0027602A">
                <w:rPr>
                  <w:rFonts w:ascii="宋体" w:hAnsi="宋体" w:hint="eastAsia"/>
                  <w:szCs w:val="21"/>
                </w:rPr>
                <w:delText>张三</w:delText>
              </w:r>
            </w:del>
          </w:p>
        </w:tc>
      </w:tr>
      <w:tr w:rsidR="00C27AB3" w:rsidRPr="00ED5789" w14:paraId="0D4E4AF7" w14:textId="77777777" w:rsidTr="00ED5789">
        <w:trPr>
          <w:trHeight w:val="390"/>
        </w:trPr>
        <w:tc>
          <w:tcPr>
            <w:tcW w:w="1731" w:type="dxa"/>
            <w:shd w:val="clear" w:color="auto" w:fill="auto"/>
            <w:vAlign w:val="center"/>
          </w:tcPr>
          <w:p w14:paraId="2D3B45DD" w14:textId="77777777" w:rsidR="00C27AB3" w:rsidRPr="00ED5789" w:rsidRDefault="00C27AB3" w:rsidP="00ED5789">
            <w:pPr>
              <w:snapToGrid w:val="0"/>
              <w:rPr>
                <w:rFonts w:ascii="宋体" w:hAnsi="宋体"/>
                <w:color w:val="000000"/>
                <w:szCs w:val="21"/>
              </w:rPr>
            </w:pPr>
            <w:r w:rsidRPr="00ED5789">
              <w:rPr>
                <w:rFonts w:ascii="宋体" w:hAnsi="宋体" w:hint="eastAsia"/>
                <w:color w:val="000000"/>
                <w:szCs w:val="21"/>
              </w:rPr>
              <w:t>实验人员</w:t>
            </w:r>
          </w:p>
        </w:tc>
        <w:tc>
          <w:tcPr>
            <w:tcW w:w="5748" w:type="dxa"/>
            <w:shd w:val="clear" w:color="auto" w:fill="auto"/>
            <w:vAlign w:val="center"/>
          </w:tcPr>
          <w:p w14:paraId="55F4041A" w14:textId="5CA59719" w:rsidR="00C27AB3" w:rsidRPr="00ED5789" w:rsidRDefault="0027602A" w:rsidP="00ED5789">
            <w:pPr>
              <w:snapToGrid w:val="0"/>
              <w:jc w:val="center"/>
              <w:rPr>
                <w:rFonts w:ascii="宋体" w:hAnsi="宋体"/>
                <w:szCs w:val="21"/>
              </w:rPr>
            </w:pPr>
            <w:ins w:id="25" w:author="li liangbin" w:date="2020-02-14T13:20:00Z">
              <w:r>
                <w:rPr>
                  <w:rFonts w:ascii="宋体" w:hAnsi="宋体" w:hint="eastAsia"/>
                  <w:szCs w:val="21"/>
                </w:rPr>
                <w:t>沙雕番</w:t>
              </w:r>
            </w:ins>
            <w:del w:id="28" w:author="li liangbin" w:date="2020-02-14T13:20:00Z">
              <w:r w:rsidR="005B0D1E" w:rsidDel="0027602A">
                <w:rPr>
                  <w:rFonts w:ascii="宋体" w:hAnsi="宋体" w:hint="eastAsia"/>
                  <w:szCs w:val="21"/>
                </w:rPr>
                <w:delText>李四 王五</w:delText>
              </w:r>
            </w:del>
          </w:p>
        </w:tc>
      </w:tr>
      <w:tr w:rsidR="00C27AB3" w:rsidRPr="00ED5789" w14:paraId="74234419" w14:textId="77777777" w:rsidTr="00ED5789">
        <w:trPr>
          <w:trHeight w:val="390"/>
        </w:trPr>
        <w:tc>
          <w:tcPr>
            <w:tcW w:w="1731" w:type="dxa"/>
            <w:shd w:val="clear" w:color="auto" w:fill="auto"/>
            <w:vAlign w:val="center"/>
          </w:tcPr>
          <w:p w14:paraId="0F9EA054" w14:textId="77777777" w:rsidR="00C27AB3" w:rsidRPr="00ED5789" w:rsidRDefault="00C27AB3" w:rsidP="00ED5789">
            <w:pPr>
              <w:snapToGrid w:val="0"/>
              <w:rPr>
                <w:rFonts w:ascii="宋体" w:hAnsi="宋体"/>
                <w:color w:val="000000"/>
                <w:szCs w:val="21"/>
              </w:rPr>
            </w:pPr>
            <w:r w:rsidRPr="00ED5789">
              <w:rPr>
                <w:rFonts w:ascii="宋体" w:hAnsi="宋体" w:hint="eastAsia"/>
                <w:color w:val="000000"/>
                <w:szCs w:val="21"/>
              </w:rPr>
              <w:t>单位名称</w:t>
            </w:r>
          </w:p>
        </w:tc>
        <w:tc>
          <w:tcPr>
            <w:tcW w:w="5748" w:type="dxa"/>
            <w:shd w:val="clear" w:color="auto" w:fill="auto"/>
            <w:vAlign w:val="center"/>
          </w:tcPr>
          <w:p w14:paraId="53796BA4" w14:textId="66B3A031" w:rsidR="00C27AB3" w:rsidRPr="00ED5789" w:rsidRDefault="005B0D1E" w:rsidP="00ED5789">
            <w:pPr>
              <w:snapToGrid w:val="0"/>
              <w:jc w:val="center"/>
              <w:rPr>
                <w:rFonts w:ascii="宋体" w:hAnsi="宋体"/>
                <w:szCs w:val="21"/>
              </w:rPr>
            </w:pPr>
            <w:del w:id="29" w:author="li liangbin" w:date="2020-02-14T13:21:00Z">
              <w:r w:rsidDel="0027602A">
                <w:rPr>
                  <w:rFonts w:ascii="宋体" w:hAnsi="宋体" w:hint="eastAsia"/>
                  <w:szCs w:val="21"/>
                </w:rPr>
                <w:delText>中国石油大学（华东）</w:delText>
              </w:r>
            </w:del>
            <w:ins w:id="30" w:author="li liangbin" w:date="2020-02-14T13:21:00Z">
              <w:r w:rsidR="0027602A">
                <w:rPr>
                  <w:rFonts w:ascii="宋体" w:hAnsi="宋体" w:hint="eastAsia"/>
                  <w:szCs w:val="21"/>
                </w:rPr>
                <w:t>沙雕番</w:t>
              </w:r>
            </w:ins>
          </w:p>
        </w:tc>
      </w:tr>
    </w:tbl>
    <w:p w14:paraId="07F864E7" w14:textId="77777777" w:rsidR="00C27AB3" w:rsidRPr="00CF797B" w:rsidRDefault="00C27AB3" w:rsidP="008F1B3C">
      <w:pPr>
        <w:snapToGrid w:val="0"/>
        <w:spacing w:beforeLines="50" w:before="156" w:line="360" w:lineRule="auto"/>
        <w:jc w:val="left"/>
        <w:rPr>
          <w:rFonts w:ascii="宋体" w:hAnsi="宋体"/>
          <w:b/>
          <w:sz w:val="24"/>
        </w:rPr>
      </w:pPr>
    </w:p>
    <w:p w14:paraId="5F43A218" w14:textId="77777777" w:rsidR="00C27AB3" w:rsidRDefault="00C27AB3" w:rsidP="00CF797B">
      <w:pPr>
        <w:snapToGrid w:val="0"/>
        <w:spacing w:beforeLines="50" w:before="156" w:line="360" w:lineRule="auto"/>
        <w:jc w:val="left"/>
        <w:rPr>
          <w:rFonts w:ascii="宋体" w:hAnsi="宋体"/>
          <w:b/>
          <w:sz w:val="24"/>
        </w:rPr>
      </w:pPr>
    </w:p>
    <w:p w14:paraId="40AE6B0E" w14:textId="77777777" w:rsidR="00C27AB3" w:rsidRDefault="00C27AB3" w:rsidP="00CF797B">
      <w:pPr>
        <w:snapToGrid w:val="0"/>
        <w:spacing w:beforeLines="50" w:before="156" w:line="360" w:lineRule="auto"/>
        <w:jc w:val="left"/>
        <w:rPr>
          <w:rFonts w:ascii="宋体" w:hAnsi="宋体"/>
          <w:b/>
          <w:sz w:val="24"/>
        </w:rPr>
      </w:pPr>
    </w:p>
    <w:p w14:paraId="7E4DC6FB" w14:textId="77777777" w:rsidR="00C27AB3" w:rsidRDefault="00C27AB3" w:rsidP="00CF797B">
      <w:pPr>
        <w:snapToGrid w:val="0"/>
        <w:spacing w:beforeLines="50" w:before="156" w:line="360" w:lineRule="auto"/>
        <w:jc w:val="left"/>
        <w:rPr>
          <w:rFonts w:ascii="宋体" w:hAnsi="宋体"/>
          <w:b/>
          <w:sz w:val="24"/>
        </w:rPr>
      </w:pPr>
    </w:p>
    <w:p w14:paraId="08D795A8" w14:textId="77777777" w:rsidR="00C27AB3" w:rsidRDefault="00C27AB3" w:rsidP="00CF797B">
      <w:pPr>
        <w:snapToGrid w:val="0"/>
        <w:spacing w:beforeLines="50" w:before="156" w:line="360" w:lineRule="auto"/>
        <w:jc w:val="left"/>
        <w:rPr>
          <w:rFonts w:ascii="宋体" w:hAnsi="宋体"/>
          <w:b/>
          <w:sz w:val="24"/>
        </w:rPr>
      </w:pPr>
    </w:p>
    <w:p w14:paraId="5194F4EB" w14:textId="77777777" w:rsidR="00C43900" w:rsidRPr="00C27AB3" w:rsidRDefault="00C43900" w:rsidP="00CF797B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  <w:r w:rsidRPr="00C27AB3">
        <w:rPr>
          <w:rFonts w:ascii="宋体" w:hAnsi="宋体" w:hint="eastAsia"/>
          <w:b/>
          <w:szCs w:val="21"/>
        </w:rPr>
        <w:t>【</w:t>
      </w:r>
      <w:r w:rsidR="00B87104" w:rsidRPr="00C27AB3">
        <w:rPr>
          <w:rFonts w:ascii="宋体" w:hAnsi="宋体" w:hint="eastAsia"/>
          <w:b/>
          <w:szCs w:val="21"/>
        </w:rPr>
        <w:t>2</w:t>
      </w:r>
      <w:r w:rsidRPr="00C27AB3">
        <w:rPr>
          <w:rFonts w:ascii="宋体" w:hAnsi="宋体" w:hint="eastAsia"/>
          <w:b/>
          <w:szCs w:val="21"/>
        </w:rPr>
        <w:t>】</w:t>
      </w:r>
      <w:r w:rsidR="00C27AB3" w:rsidRPr="00C27AB3">
        <w:rPr>
          <w:rFonts w:ascii="宋体" w:hAnsi="宋体" w:hint="eastAsia"/>
          <w:b/>
          <w:szCs w:val="21"/>
        </w:rPr>
        <w:t>实验材料信息</w:t>
      </w:r>
    </w:p>
    <w:tbl>
      <w:tblPr>
        <w:tblpPr w:leftFromText="180" w:rightFromText="180" w:vertAnchor="text" w:horzAnchor="margin" w:tblpXSpec="center" w:tblpY="240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348"/>
        <w:gridCol w:w="3576"/>
        <w:gridCol w:w="1042"/>
        <w:gridCol w:w="3996"/>
      </w:tblGrid>
      <w:tr w:rsidR="00C27AB3" w:rsidRPr="00ED5789" w14:paraId="56A9EA13" w14:textId="77777777" w:rsidTr="00ED5789">
        <w:trPr>
          <w:trHeight w:val="390"/>
        </w:trPr>
        <w:tc>
          <w:tcPr>
            <w:tcW w:w="2014" w:type="dxa"/>
            <w:shd w:val="clear" w:color="auto" w:fill="auto"/>
            <w:vAlign w:val="center"/>
          </w:tcPr>
          <w:p w14:paraId="5A84BFA0" w14:textId="77777777" w:rsidR="00C27AB3" w:rsidRPr="00ED5789" w:rsidRDefault="00C27AB3" w:rsidP="00ED5789">
            <w:pPr>
              <w:snapToGrid w:val="0"/>
              <w:rPr>
                <w:rFonts w:ascii="宋体" w:hAnsi="宋体"/>
                <w:color w:val="000000"/>
                <w:szCs w:val="21"/>
              </w:rPr>
            </w:pPr>
            <w:r w:rsidRPr="00ED5789">
              <w:rPr>
                <w:rFonts w:ascii="宋体" w:hAnsi="宋体" w:hint="eastAsia"/>
                <w:color w:val="000000"/>
                <w:szCs w:val="21"/>
              </w:rPr>
              <w:t>压裂液类型</w:t>
            </w:r>
          </w:p>
        </w:tc>
        <w:tc>
          <w:tcPr>
            <w:tcW w:w="1755" w:type="dxa"/>
            <w:shd w:val="clear" w:color="auto" w:fill="auto"/>
            <w:vAlign w:val="center"/>
          </w:tcPr>
          <w:p w14:paraId="31B83850" w14:textId="56ABCEC9" w:rsidR="00C27AB3" w:rsidRPr="00ED5789" w:rsidRDefault="006B658F" w:rsidP="00ED5789">
            <w:pPr>
              <w:snapToGrid w:val="0"/>
              <w:jc w:val="center"/>
              <w:rPr>
                <w:rFonts w:ascii="宋体" w:hAnsi="宋体"/>
                <w:szCs w:val="21"/>
              </w:rPr>
            </w:pPr>
            <w:ins w:id="34" w:author="li liangbin" w:date="2020-02-14T13:24:00Z">
              <w:r>
                <w:rPr>
                  <w:rFonts w:ascii="宋体" w:hAnsi="宋体" w:hint="eastAsia"/>
                  <w:szCs w:val="21"/>
                </w:rPr>
                <w:t>沙雕番</w:t>
              </w:r>
            </w:ins>
            <w:del w:id="38" w:author="li liangbin" w:date="2020-02-14T13:24:00Z">
              <w:r w:rsidR="005B0D1E" w:rsidDel="006B658F">
                <w:rPr>
                  <w:rFonts w:ascii="宋体" w:hAnsi="宋体" w:hint="eastAsia"/>
                  <w:szCs w:val="21"/>
                </w:rPr>
                <w:delText>滑溜水</w:delText>
              </w:r>
            </w:del>
          </w:p>
        </w:tc>
        <w:tc>
          <w:tcPr>
            <w:tcW w:w="1545" w:type="dxa"/>
            <w:shd w:val="clear" w:color="auto" w:fill="auto"/>
            <w:vAlign w:val="center"/>
          </w:tcPr>
          <w:p w14:paraId="03553114" w14:textId="77777777" w:rsidR="00C27AB3" w:rsidRPr="00ED5789" w:rsidRDefault="00C27AB3" w:rsidP="00ED5789">
            <w:pPr>
              <w:snapToGrid w:val="0"/>
              <w:jc w:val="center"/>
              <w:rPr>
                <w:rFonts w:ascii="宋体" w:hAnsi="宋体"/>
                <w:szCs w:val="21"/>
              </w:rPr>
            </w:pPr>
            <w:r w:rsidRPr="00ED5789">
              <w:rPr>
                <w:rFonts w:ascii="宋体" w:hAnsi="宋体" w:hint="eastAsia"/>
                <w:szCs w:val="21"/>
              </w:rPr>
              <w:t>支撑剂类型：</w:t>
            </w:r>
          </w:p>
        </w:tc>
        <w:tc>
          <w:tcPr>
            <w:tcW w:w="2341" w:type="dxa"/>
            <w:shd w:val="clear" w:color="auto" w:fill="auto"/>
            <w:vAlign w:val="center"/>
          </w:tcPr>
          <w:p w14:paraId="764881D6" w14:textId="6160F841" w:rsidR="00C27AB3" w:rsidRPr="00ED5789" w:rsidRDefault="006B658F" w:rsidP="00ED5789">
            <w:pPr>
              <w:snapToGrid w:val="0"/>
              <w:jc w:val="center"/>
              <w:rPr>
                <w:rFonts w:ascii="宋体" w:hAnsi="宋体"/>
                <w:szCs w:val="21"/>
              </w:rPr>
            </w:pPr>
            <w:ins w:id="39" w:author="li liangbin" w:date="2020-02-14T13:27:00Z">
              <w:r>
                <w:rPr>
                  <w:rFonts w:ascii="宋体" w:hAnsi="宋体" w:hint="eastAsia"/>
                  <w:szCs w:val="21"/>
                </w:rPr>
                <w:t>沙雕番</w:t>
              </w:r>
            </w:ins>
            <w:del w:id="40" w:author="li liangbin" w:date="2020-02-14T13:27:00Z">
              <w:r w:rsidR="005B0D1E" w:rsidDel="006B658F">
                <w:rPr>
                  <w:rFonts w:ascii="宋体" w:hAnsi="宋体" w:hint="eastAsia"/>
                  <w:szCs w:val="21"/>
                </w:rPr>
                <w:delText>陶粒20-40目</w:delText>
              </w:r>
            </w:del>
          </w:p>
        </w:tc>
      </w:tr>
      <w:tr w:rsidR="00C27AB3" w:rsidRPr="00ED5789" w14:paraId="563003C6" w14:textId="77777777" w:rsidTr="00ED5789">
        <w:trPr>
          <w:trHeight w:val="390"/>
        </w:trPr>
        <w:tc>
          <w:tcPr>
            <w:tcW w:w="2014" w:type="dxa"/>
            <w:shd w:val="clear" w:color="auto" w:fill="auto"/>
            <w:vAlign w:val="center"/>
          </w:tcPr>
          <w:p w14:paraId="4F85CB12" w14:textId="77777777" w:rsidR="00C27AB3" w:rsidRPr="00ED5789" w:rsidRDefault="00C27AB3" w:rsidP="00ED5789">
            <w:pPr>
              <w:snapToGrid w:val="0"/>
              <w:rPr>
                <w:rFonts w:ascii="宋体" w:hAnsi="宋体"/>
                <w:color w:val="000000"/>
                <w:szCs w:val="21"/>
              </w:rPr>
            </w:pPr>
            <w:r w:rsidRPr="00ED5789">
              <w:rPr>
                <w:rFonts w:ascii="宋体" w:hAnsi="宋体" w:hint="eastAsia"/>
                <w:color w:val="000000"/>
                <w:szCs w:val="21"/>
              </w:rPr>
              <w:t>压裂液粘度（mPa.s）</w:t>
            </w:r>
          </w:p>
        </w:tc>
        <w:tc>
          <w:tcPr>
            <w:tcW w:w="1755" w:type="dxa"/>
            <w:shd w:val="clear" w:color="auto" w:fill="auto"/>
            <w:vAlign w:val="center"/>
          </w:tcPr>
          <w:p w14:paraId="5ACC4828" w14:textId="05B2D3EE" w:rsidR="00C27AB3" w:rsidRPr="00ED5789" w:rsidRDefault="006B658F">
            <w:pPr>
              <w:snapToGrid w:val="0"/>
              <w:jc w:val="center"/>
              <w:rPr>
                <w:rFonts w:ascii="宋体" w:hAnsi="宋体"/>
                <w:szCs w:val="21"/>
              </w:rPr>
              <w:pPrChange w:id="41" w:author="li liangbin" w:date="2020-02-14T13:26:00Z">
                <w:pPr>
                  <w:framePr w:hSpace="180" w:wrap="around" w:vAnchor="text" w:hAnchor="margin" w:xAlign="center" w:y="240"/>
                  <w:snapToGrid w:val="0"/>
                  <w:suppressOverlap/>
                  <w:jc w:val="center"/>
                </w:pPr>
              </w:pPrChange>
            </w:pPr>
            <w:ins w:id="42" w:author="li liangbin" w:date="2020-02-14T13:25:00Z">
              <w:r>
                <w:rPr>
                  <w:rFonts w:ascii="宋体" w:hAnsi="宋体"/>
                  <w:szCs w:val="21"/>
                </w:rPr>
                <w:t>沙雕番</w:t>
              </w:r>
            </w:ins>
            <w:del w:id="45" w:author="li liangbin" w:date="2020-02-14T13:25:00Z">
              <w:r w:rsidR="005B0D1E" w:rsidDel="006B658F">
                <w:rPr>
                  <w:rFonts w:ascii="宋体" w:hAnsi="宋体" w:hint="eastAsia"/>
                  <w:szCs w:val="21"/>
                </w:rPr>
                <w:delText>3</w:delText>
              </w:r>
            </w:del>
          </w:p>
        </w:tc>
        <w:tc>
          <w:tcPr>
            <w:tcW w:w="1545" w:type="dxa"/>
            <w:shd w:val="clear" w:color="auto" w:fill="auto"/>
            <w:vAlign w:val="center"/>
          </w:tcPr>
          <w:p w14:paraId="69F8FF78" w14:textId="77777777" w:rsidR="00C27AB3" w:rsidRPr="00ED5789" w:rsidRDefault="00C27AB3" w:rsidP="00ED5789">
            <w:pPr>
              <w:snapToGrid w:val="0"/>
              <w:jc w:val="center"/>
              <w:rPr>
                <w:rFonts w:ascii="宋体" w:hAnsi="宋体"/>
                <w:szCs w:val="21"/>
              </w:rPr>
            </w:pPr>
            <w:r w:rsidRPr="00ED5789">
              <w:rPr>
                <w:rFonts w:ascii="宋体" w:hAnsi="宋体" w:hint="eastAsia"/>
                <w:szCs w:val="21"/>
              </w:rPr>
              <w:t>支撑剂密度(kg/m</w:t>
            </w:r>
            <w:r w:rsidRPr="00D22B01">
              <w:rPr>
                <w:rFonts w:ascii="宋体" w:hAnsi="宋体"/>
                <w:szCs w:val="21"/>
                <w:vertAlign w:val="superscript"/>
                <w:rPrChange w:id="46" w:author="个人用户" w:date="2020-02-12T11:25:00Z">
                  <w:rPr>
                    <w:rFonts w:ascii="宋体" w:hAnsi="宋体"/>
                    <w:szCs w:val="21"/>
                  </w:rPr>
                </w:rPrChange>
              </w:rPr>
              <w:t>3</w:t>
            </w:r>
            <w:r w:rsidRPr="00ED5789">
              <w:rPr>
                <w:rFonts w:ascii="宋体" w:hAnsi="宋体" w:hint="eastAsia"/>
                <w:szCs w:val="21"/>
              </w:rPr>
              <w:t>)</w:t>
            </w:r>
          </w:p>
        </w:tc>
        <w:tc>
          <w:tcPr>
            <w:tcW w:w="2341" w:type="dxa"/>
            <w:shd w:val="clear" w:color="auto" w:fill="auto"/>
            <w:vAlign w:val="center"/>
          </w:tcPr>
          <w:p w14:paraId="106D8FBD" w14:textId="55F1F027" w:rsidR="00C27AB3" w:rsidRPr="00ED5789" w:rsidRDefault="006B658F" w:rsidP="00ED5789">
            <w:pPr>
              <w:snapToGrid w:val="0"/>
              <w:jc w:val="center"/>
              <w:rPr>
                <w:rFonts w:ascii="宋体" w:hAnsi="宋体"/>
                <w:szCs w:val="21"/>
              </w:rPr>
            </w:pPr>
            <w:ins w:id="47" w:author="li liangbin" w:date="2020-02-14T13:27:00Z">
              <w:r>
                <w:rPr>
                  <w:rFonts w:ascii="宋体" w:hAnsi="宋体"/>
                  <w:szCs w:val="21"/>
                </w:rPr>
                <w:t>沙雕番</w:t>
              </w:r>
            </w:ins>
            <w:del w:id="50" w:author="li liangbin" w:date="2020-02-14T13:27:00Z">
              <w:r w:rsidR="005B0D1E" w:rsidDel="006B658F">
                <w:rPr>
                  <w:rFonts w:ascii="宋体" w:hAnsi="宋体" w:hint="eastAsia"/>
                  <w:szCs w:val="21"/>
                </w:rPr>
                <w:delText>1800</w:delText>
              </w:r>
            </w:del>
          </w:p>
        </w:tc>
      </w:tr>
      <w:tr w:rsidR="00C27AB3" w:rsidRPr="00ED5789" w14:paraId="443E6B1F" w14:textId="77777777" w:rsidTr="00ED5789">
        <w:trPr>
          <w:trHeight w:val="390"/>
        </w:trPr>
        <w:tc>
          <w:tcPr>
            <w:tcW w:w="2014" w:type="dxa"/>
            <w:shd w:val="clear" w:color="auto" w:fill="auto"/>
            <w:vAlign w:val="center"/>
          </w:tcPr>
          <w:p w14:paraId="0B0DB307" w14:textId="77777777" w:rsidR="00C27AB3" w:rsidRPr="00ED5789" w:rsidRDefault="00C27AB3" w:rsidP="00ED5789">
            <w:pPr>
              <w:snapToGrid w:val="0"/>
              <w:rPr>
                <w:rFonts w:ascii="宋体" w:hAnsi="宋体"/>
                <w:color w:val="000000"/>
                <w:szCs w:val="21"/>
              </w:rPr>
            </w:pPr>
            <w:r w:rsidRPr="00ED5789">
              <w:rPr>
                <w:rFonts w:ascii="宋体" w:hAnsi="宋体" w:hint="eastAsia"/>
                <w:color w:val="000000"/>
                <w:szCs w:val="21"/>
              </w:rPr>
              <w:t>压裂液密度(kg/m</w:t>
            </w:r>
            <w:r w:rsidRPr="00D22B01">
              <w:rPr>
                <w:rFonts w:ascii="宋体" w:hAnsi="宋体"/>
                <w:color w:val="000000"/>
                <w:szCs w:val="21"/>
                <w:vertAlign w:val="superscript"/>
                <w:rPrChange w:id="51" w:author="个人用户" w:date="2020-02-12T11:25:00Z">
                  <w:rPr>
                    <w:rFonts w:ascii="宋体" w:hAnsi="宋体"/>
                    <w:color w:val="000000"/>
                    <w:szCs w:val="21"/>
                  </w:rPr>
                </w:rPrChange>
              </w:rPr>
              <w:t>3</w:t>
            </w:r>
            <w:r w:rsidRPr="00ED5789">
              <w:rPr>
                <w:rFonts w:ascii="宋体" w:hAnsi="宋体" w:hint="eastAsia"/>
                <w:color w:val="000000"/>
                <w:szCs w:val="21"/>
              </w:rPr>
              <w:t>)</w:t>
            </w:r>
          </w:p>
        </w:tc>
        <w:tc>
          <w:tcPr>
            <w:tcW w:w="1755" w:type="dxa"/>
            <w:shd w:val="clear" w:color="auto" w:fill="auto"/>
            <w:vAlign w:val="center"/>
          </w:tcPr>
          <w:p w14:paraId="2799BCD5" w14:textId="16F90D91" w:rsidR="00C27AB3" w:rsidRPr="00ED5789" w:rsidRDefault="006B658F" w:rsidP="00ED5789">
            <w:pPr>
              <w:snapToGrid w:val="0"/>
              <w:jc w:val="center"/>
              <w:rPr>
                <w:rFonts w:ascii="宋体" w:hAnsi="宋体"/>
                <w:szCs w:val="21"/>
              </w:rPr>
            </w:pPr>
            <w:ins w:id="52" w:author="li liangbin" w:date="2020-02-14T13:26:00Z">
              <w:r>
                <w:rPr>
                  <w:rFonts w:ascii="宋体" w:hAnsi="宋体"/>
                  <w:szCs w:val="21"/>
                </w:rPr>
                <w:t>沙雕番</w:t>
              </w:r>
            </w:ins>
            <w:del w:id="55" w:author="li liangbin" w:date="2020-02-14T13:26:00Z">
              <w:r w:rsidR="005B0D1E" w:rsidDel="006B658F">
                <w:rPr>
                  <w:rFonts w:ascii="宋体" w:hAnsi="宋体" w:hint="eastAsia"/>
                  <w:szCs w:val="21"/>
                </w:rPr>
                <w:delText>1.05</w:delText>
              </w:r>
            </w:del>
          </w:p>
        </w:tc>
        <w:tc>
          <w:tcPr>
            <w:tcW w:w="1545" w:type="dxa"/>
            <w:shd w:val="clear" w:color="auto" w:fill="auto"/>
          </w:tcPr>
          <w:p w14:paraId="4FEDEE13" w14:textId="77777777" w:rsidR="00C27AB3" w:rsidRDefault="00C27AB3">
            <w:r w:rsidRPr="0075180F">
              <w:rPr>
                <w:rFonts w:hint="eastAsia"/>
              </w:rPr>
              <w:t>支撑剂粒径</w:t>
            </w:r>
            <w:r w:rsidRPr="0075180F">
              <w:rPr>
                <w:rFonts w:hint="eastAsia"/>
              </w:rPr>
              <w:t>(mm)</w:t>
            </w:r>
          </w:p>
        </w:tc>
        <w:tc>
          <w:tcPr>
            <w:tcW w:w="2341" w:type="dxa"/>
            <w:shd w:val="clear" w:color="auto" w:fill="auto"/>
            <w:vAlign w:val="center"/>
          </w:tcPr>
          <w:p w14:paraId="75D33FAB" w14:textId="7ED9B1B9" w:rsidR="00C27AB3" w:rsidRPr="00ED5789" w:rsidRDefault="006B658F" w:rsidP="00ED5789">
            <w:pPr>
              <w:snapToGrid w:val="0"/>
              <w:jc w:val="center"/>
              <w:rPr>
                <w:rFonts w:ascii="宋体" w:hAnsi="宋体"/>
                <w:szCs w:val="21"/>
              </w:rPr>
            </w:pPr>
            <w:ins w:id="56" w:author="li liangbin" w:date="2020-02-14T13:28:00Z">
              <w:r>
                <w:rPr>
                  <w:rFonts w:ascii="宋体" w:hAnsi="宋体"/>
                  <w:szCs w:val="21"/>
                </w:rPr>
                <w:t>沙雕番</w:t>
              </w:r>
            </w:ins>
            <w:del w:id="57" w:author="li liangbin" w:date="2020-02-14T13:28:00Z">
              <w:r w:rsidR="005B0D1E" w:rsidDel="006B658F">
                <w:rPr>
                  <w:rFonts w:ascii="宋体" w:hAnsi="宋体" w:hint="eastAsia"/>
                  <w:szCs w:val="21"/>
                </w:rPr>
                <w:delText>.45</w:delText>
              </w:r>
            </w:del>
          </w:p>
        </w:tc>
      </w:tr>
      <w:tr w:rsidR="00C27AB3" w:rsidRPr="00ED5789" w14:paraId="7A1E72B9" w14:textId="77777777" w:rsidTr="00ED5789">
        <w:trPr>
          <w:trHeight w:val="390"/>
        </w:trPr>
        <w:tc>
          <w:tcPr>
            <w:tcW w:w="2014" w:type="dxa"/>
            <w:shd w:val="clear" w:color="auto" w:fill="auto"/>
            <w:vAlign w:val="center"/>
          </w:tcPr>
          <w:p w14:paraId="29A06299" w14:textId="77777777" w:rsidR="00C27AB3" w:rsidRPr="00ED5789" w:rsidRDefault="00C27AB3" w:rsidP="00ED5789">
            <w:pPr>
              <w:snapToGrid w:val="0"/>
              <w:rPr>
                <w:rFonts w:ascii="宋体" w:hAnsi="宋体"/>
                <w:color w:val="000000"/>
                <w:szCs w:val="21"/>
              </w:rPr>
            </w:pPr>
            <w:r w:rsidRPr="00ED5789">
              <w:rPr>
                <w:rFonts w:ascii="宋体" w:hAnsi="宋体" w:hint="eastAsia"/>
                <w:color w:val="000000"/>
                <w:szCs w:val="21"/>
              </w:rPr>
              <w:t>报告存放位置</w:t>
            </w:r>
          </w:p>
        </w:tc>
        <w:tc>
          <w:tcPr>
            <w:tcW w:w="5641" w:type="dxa"/>
            <w:gridSpan w:val="3"/>
            <w:shd w:val="clear" w:color="auto" w:fill="auto"/>
            <w:vAlign w:val="center"/>
          </w:tcPr>
          <w:p w14:paraId="08F3555C" w14:textId="417F485C" w:rsidR="00C27AB3" w:rsidRPr="00ED5789" w:rsidRDefault="005B0D1E">
            <w:pPr>
              <w:snapToGrid w:val="0"/>
              <w:jc w:val="center"/>
              <w:rPr>
                <w:rFonts w:ascii="宋体" w:hAnsi="宋体"/>
                <w:szCs w:val="21"/>
              </w:rPr>
              <w:pPrChange w:id="58" w:author="li liangbin" w:date="2020-02-14T13:29:00Z">
                <w:pPr>
                  <w:framePr w:hSpace="180" w:wrap="around" w:vAnchor="text" w:hAnchor="margin" w:xAlign="center" w:y="240"/>
                  <w:snapToGrid w:val="0"/>
                  <w:suppressOverlap/>
                  <w:jc w:val="center"/>
                </w:pPr>
              </w:pPrChange>
            </w:pPr>
            <w:del w:id="59" w:author="li liangbin" w:date="2020-02-14T13:29:00Z">
              <w:r w:rsidDel="006B658F">
                <w:rPr>
                  <w:rFonts w:ascii="宋体" w:hAnsi="宋体" w:hint="eastAsia"/>
                  <w:szCs w:val="21"/>
                </w:rPr>
                <w:delText>E:\科研\数字化处理软件\2015可视平板数字化处理与分析软件\wen</w:delText>
              </w:r>
            </w:del>
            <w:ins w:id="60" w:author="li liangbin" w:date="2020-02-14T13:29:00Z">
              <w:r w:rsidR="006B658F">
                <w:rPr>
                  <w:rFonts w:ascii="宋体" w:hAnsi="宋体"/>
                  <w:szCs w:val="21"/>
                </w:rPr>
                <w:t>fff</w:t>
              </w:r>
            </w:ins>
          </w:p>
        </w:tc>
      </w:tr>
    </w:tbl>
    <w:p w14:paraId="7D242E45" w14:textId="77777777" w:rsidR="00C27AB3" w:rsidRDefault="00C27AB3" w:rsidP="00CF797B">
      <w:pPr>
        <w:snapToGrid w:val="0"/>
        <w:spacing w:beforeLines="50" w:before="156" w:line="360" w:lineRule="auto"/>
        <w:jc w:val="left"/>
        <w:rPr>
          <w:rFonts w:ascii="宋体" w:hAnsi="宋体"/>
          <w:b/>
          <w:sz w:val="24"/>
        </w:rPr>
      </w:pPr>
    </w:p>
    <w:p w14:paraId="70101210" w14:textId="77777777" w:rsidR="00C27AB3" w:rsidRDefault="00C27AB3" w:rsidP="00CF797B">
      <w:pPr>
        <w:snapToGrid w:val="0"/>
        <w:spacing w:beforeLines="50" w:before="156" w:line="360" w:lineRule="auto"/>
        <w:jc w:val="left"/>
        <w:rPr>
          <w:rFonts w:ascii="宋体" w:hAnsi="宋体"/>
          <w:b/>
          <w:sz w:val="24"/>
        </w:rPr>
      </w:pPr>
    </w:p>
    <w:p w14:paraId="3391D98A" w14:textId="77777777" w:rsidR="00C27AB3" w:rsidRDefault="00C27AB3" w:rsidP="00CF797B">
      <w:pPr>
        <w:snapToGrid w:val="0"/>
        <w:spacing w:beforeLines="50" w:before="156" w:line="360" w:lineRule="auto"/>
        <w:jc w:val="left"/>
        <w:rPr>
          <w:rFonts w:ascii="宋体" w:hAnsi="宋体"/>
          <w:b/>
          <w:sz w:val="24"/>
        </w:rPr>
      </w:pPr>
    </w:p>
    <w:p w14:paraId="7D5341FF" w14:textId="77777777" w:rsidR="00C27AB3" w:rsidRDefault="00C27AB3" w:rsidP="00CF797B">
      <w:pPr>
        <w:snapToGrid w:val="0"/>
        <w:spacing w:beforeLines="50" w:before="156" w:line="360" w:lineRule="auto"/>
        <w:jc w:val="left"/>
        <w:rPr>
          <w:rFonts w:ascii="宋体" w:hAnsi="宋体"/>
          <w:b/>
          <w:sz w:val="24"/>
        </w:rPr>
      </w:pPr>
    </w:p>
    <w:p w14:paraId="7E17BCAF" w14:textId="3B246D96" w:rsidR="00F713A6" w:rsidRDefault="00F713A6" w:rsidP="00F713A6">
      <w:pPr>
        <w:snapToGrid w:val="0"/>
        <w:spacing w:beforeLines="50" w:before="156" w:line="360" w:lineRule="auto"/>
        <w:jc w:val="left"/>
        <w:rPr>
          <w:ins w:id="61" w:author="li liangbin" w:date="2020-02-14T16:37:00Z"/>
          <w:rFonts w:ascii="宋体" w:hAnsi="宋体"/>
          <w:b/>
          <w:szCs w:val="21"/>
        </w:rPr>
      </w:pPr>
      <w:del w:id="62" w:author="个人用户" w:date="2020-02-12T11:25:00Z">
        <w:r w:rsidRPr="00C27AB3" w:rsidDel="009132E2">
          <w:rPr>
            <w:rFonts w:ascii="宋体" w:hAnsi="宋体" w:hint="eastAsia"/>
            <w:b/>
            <w:szCs w:val="21"/>
          </w:rPr>
          <w:delText>【2</w:delText>
        </w:r>
      </w:del>
      <w:ins w:id="63" w:author="个人用户" w:date="2020-02-12T11:25:00Z">
        <w:r w:rsidR="009132E2" w:rsidRPr="00C27AB3">
          <w:rPr>
            <w:rFonts w:ascii="宋体" w:hAnsi="宋体" w:hint="eastAsia"/>
            <w:b/>
            <w:szCs w:val="21"/>
          </w:rPr>
          <w:t>【</w:t>
        </w:r>
        <w:r w:rsidR="009132E2">
          <w:rPr>
            <w:rFonts w:ascii="宋体" w:hAnsi="宋体" w:hint="eastAsia"/>
            <w:b/>
            <w:szCs w:val="21"/>
          </w:rPr>
          <w:t>3</w:t>
        </w:r>
      </w:ins>
      <w:r w:rsidRPr="00C27AB3">
        <w:rPr>
          <w:rFonts w:ascii="宋体" w:hAnsi="宋体" w:hint="eastAsia"/>
          <w:b/>
          <w:szCs w:val="21"/>
        </w:rPr>
        <w:t>】</w:t>
      </w:r>
      <w:r>
        <w:rPr>
          <w:rFonts w:ascii="宋体" w:hAnsi="宋体" w:hint="eastAsia"/>
          <w:b/>
          <w:szCs w:val="21"/>
        </w:rPr>
        <w:t>支撑剂水平运移速度与沉降速度测试</w:t>
      </w:r>
    </w:p>
    <w:p w14:paraId="7F8CD846" w14:textId="008C8255" w:rsidR="00C20CDE" w:rsidRDefault="00C20CDE" w:rsidP="00F713A6">
      <w:pPr>
        <w:snapToGrid w:val="0"/>
        <w:spacing w:beforeLines="50" w:before="156" w:line="360" w:lineRule="auto"/>
        <w:jc w:val="left"/>
        <w:rPr>
          <w:ins w:id="64" w:author="li liangbin" w:date="2020-02-14T16:37:00Z"/>
          <w:rFonts w:ascii="宋体" w:hAnsi="宋体"/>
          <w:b/>
          <w:szCs w:val="21"/>
        </w:rPr>
      </w:pPr>
    </w:p>
    <w:p w14:paraId="2970B4EC" w14:textId="72ED2A7E" w:rsidR="00C20CDE" w:rsidRDefault="00C20CDE" w:rsidP="00F713A6">
      <w:pPr>
        <w:snapToGrid w:val="0"/>
        <w:spacing w:beforeLines="50" w:before="156" w:line="360" w:lineRule="auto"/>
        <w:jc w:val="left"/>
        <w:rPr>
          <w:ins w:id="65" w:author="li liangbin" w:date="2020-02-14T16:37:00Z"/>
          <w:rFonts w:ascii="宋体" w:hAnsi="宋体"/>
          <w:b/>
          <w:szCs w:val="21"/>
        </w:rPr>
      </w:pPr>
    </w:p>
    <w:p w14:paraId="0F84294D" w14:textId="59D1A5A5" w:rsidR="00C20CDE" w:rsidRDefault="00C20CDE" w:rsidP="00F713A6">
      <w:pPr>
        <w:snapToGrid w:val="0"/>
        <w:spacing w:beforeLines="50" w:before="156" w:line="360" w:lineRule="auto"/>
        <w:jc w:val="left"/>
        <w:rPr>
          <w:ins w:id="66" w:author="li liangbin" w:date="2020-02-14T16:37:00Z"/>
          <w:rFonts w:ascii="宋体" w:hAnsi="宋体"/>
          <w:b/>
          <w:szCs w:val="21"/>
        </w:rPr>
      </w:pPr>
    </w:p>
    <w:p w14:paraId="5ACC80CF" w14:textId="07CF594B" w:rsidR="00C20CDE" w:rsidRDefault="00C20CDE" w:rsidP="00F713A6">
      <w:pPr>
        <w:snapToGrid w:val="0"/>
        <w:spacing w:beforeLines="50" w:before="156" w:line="360" w:lineRule="auto"/>
        <w:jc w:val="left"/>
        <w:rPr>
          <w:ins w:id="67" w:author="li liangbin" w:date="2020-02-14T16:37:00Z"/>
          <w:rFonts w:ascii="宋体" w:hAnsi="宋体"/>
          <w:b/>
          <w:szCs w:val="21"/>
        </w:rPr>
      </w:pPr>
    </w:p>
    <w:p w14:paraId="38A151A3" w14:textId="43D404C2" w:rsidR="00C20CDE" w:rsidRDefault="00C20CDE" w:rsidP="00F713A6">
      <w:pPr>
        <w:snapToGrid w:val="0"/>
        <w:spacing w:beforeLines="50" w:before="156" w:line="360" w:lineRule="auto"/>
        <w:jc w:val="left"/>
        <w:rPr>
          <w:ins w:id="68" w:author="li liangbin" w:date="2020-02-14T16:37:00Z"/>
          <w:rFonts w:ascii="宋体" w:hAnsi="宋体"/>
          <w:b/>
          <w:szCs w:val="21"/>
        </w:rPr>
      </w:pPr>
    </w:p>
    <w:p w14:paraId="37C76D0E" w14:textId="121BB772" w:rsidR="00C20CDE" w:rsidRDefault="00C20CDE" w:rsidP="00F713A6">
      <w:pPr>
        <w:snapToGrid w:val="0"/>
        <w:spacing w:beforeLines="50" w:before="156" w:line="360" w:lineRule="auto"/>
        <w:jc w:val="left"/>
        <w:rPr>
          <w:ins w:id="69" w:author="li liangbin" w:date="2020-02-14T16:37:00Z"/>
          <w:rFonts w:ascii="宋体" w:hAnsi="宋体"/>
          <w:b/>
          <w:szCs w:val="21"/>
        </w:rPr>
      </w:pPr>
    </w:p>
    <w:p w14:paraId="4C595E7D" w14:textId="6E3D4381" w:rsidR="00C20CDE" w:rsidRDefault="00C20CDE" w:rsidP="00F713A6">
      <w:pPr>
        <w:snapToGrid w:val="0"/>
        <w:spacing w:beforeLines="50" w:before="156" w:line="360" w:lineRule="auto"/>
        <w:jc w:val="left"/>
        <w:rPr>
          <w:ins w:id="70" w:author="li liangbin" w:date="2020-02-14T16:37:00Z"/>
          <w:rFonts w:ascii="宋体" w:hAnsi="宋体"/>
          <w:b/>
          <w:szCs w:val="21"/>
        </w:rPr>
      </w:pPr>
    </w:p>
    <w:p w14:paraId="3F53A09A" w14:textId="77777777" w:rsidR="00C20CDE" w:rsidRPr="00C27AB3" w:rsidRDefault="00C20CDE" w:rsidP="00F713A6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67"/>
        <w:gridCol w:w="918"/>
        <w:gridCol w:w="918"/>
        <w:gridCol w:w="1469"/>
        <w:gridCol w:w="1469"/>
        <w:gridCol w:w="867"/>
        <w:gridCol w:w="1018"/>
        <w:gridCol w:w="1218"/>
        <w:gridCol w:w="1218"/>
        <w:tblGridChange w:id="71">
          <w:tblGrid>
            <w:gridCol w:w="867"/>
            <w:gridCol w:w="918"/>
            <w:gridCol w:w="918"/>
            <w:gridCol w:w="1469"/>
            <w:gridCol w:w="1469"/>
            <w:gridCol w:w="867"/>
            <w:gridCol w:w="1018"/>
            <w:gridCol w:w="1218"/>
            <w:gridCol w:w="1218"/>
          </w:tblGrid>
        </w:tblGridChange>
      </w:tblGrid>
      <w:tr w:rsidR="004E37F7" w:rsidRPr="00AB2DFE" w14:paraId="51E8DF91" w14:textId="77777777" w:rsidTr="00C20CDE">
        <w:trPr>
          <w:trHeight w:val="567"/>
        </w:trPr>
        <w:tc>
          <w:tcPr>
            <w:tcW w:w="951" w:type="dxa"/>
            <w:shd w:val="clear" w:color="auto" w:fill="auto"/>
            <w:vAlign w:val="center"/>
          </w:tcPr>
          <w:p w14:paraId="6FAE78E3" w14:textId="77777777" w:rsidR="00F713A6" w:rsidRPr="00AB2DFE" w:rsidRDefault="00F713A6" w:rsidP="00AB2DFE">
            <w:pPr>
              <w:snapToGrid w:val="0"/>
              <w:spacing w:beforeLines="50" w:before="156"/>
              <w:jc w:val="center"/>
              <w:rPr>
                <w:rFonts w:ascii="宋体" w:hAnsi="宋体"/>
                <w:b/>
                <w:szCs w:val="21"/>
              </w:rPr>
            </w:pPr>
            <w:r w:rsidRPr="00AB2DFE">
              <w:rPr>
                <w:rFonts w:ascii="宋体" w:hAnsi="宋体" w:hint="eastAsia"/>
                <w:b/>
                <w:szCs w:val="21"/>
              </w:rPr>
              <w:t>Lx</w:t>
            </w:r>
          </w:p>
          <w:p w14:paraId="13608B49" w14:textId="77777777" w:rsidR="00F713A6" w:rsidRPr="00AB2DFE" w:rsidRDefault="00F713A6" w:rsidP="00AB2DFE">
            <w:pPr>
              <w:snapToGrid w:val="0"/>
              <w:spacing w:beforeLines="50" w:before="156"/>
              <w:jc w:val="center"/>
              <w:rPr>
                <w:rFonts w:ascii="宋体" w:hAnsi="宋体"/>
                <w:b/>
                <w:szCs w:val="21"/>
              </w:rPr>
            </w:pPr>
            <w:r w:rsidRPr="00AB2DFE">
              <w:rPr>
                <w:rFonts w:ascii="宋体" w:hAnsi="宋体" w:hint="eastAsia"/>
                <w:b/>
                <w:szCs w:val="21"/>
              </w:rPr>
              <w:t>（cm）</w:t>
            </w:r>
          </w:p>
        </w:tc>
        <w:tc>
          <w:tcPr>
            <w:tcW w:w="1007" w:type="dxa"/>
            <w:shd w:val="clear" w:color="auto" w:fill="auto"/>
            <w:vAlign w:val="center"/>
          </w:tcPr>
          <w:p w14:paraId="79CC3BDE" w14:textId="61C54B0B" w:rsidR="00F713A6" w:rsidRPr="00AB2DFE" w:rsidRDefault="00F713A6" w:rsidP="00AB2DFE">
            <w:pPr>
              <w:snapToGrid w:val="0"/>
              <w:spacing w:beforeLines="50" w:before="156"/>
              <w:jc w:val="center"/>
              <w:rPr>
                <w:rFonts w:ascii="宋体" w:hAnsi="宋体"/>
                <w:b/>
                <w:szCs w:val="21"/>
              </w:rPr>
            </w:pPr>
            <w:r w:rsidRPr="00AB2DFE">
              <w:rPr>
                <w:rFonts w:ascii="宋体" w:hAnsi="宋体" w:hint="eastAsia"/>
                <w:b/>
                <w:szCs w:val="21"/>
              </w:rPr>
              <w:t>L</w:t>
            </w:r>
            <w:del w:id="72" w:author="个人用户" w:date="2020-02-12T11:29:00Z">
              <w:r w:rsidRPr="00AB2DFE" w:rsidDel="00242859">
                <w:rPr>
                  <w:rFonts w:ascii="宋体" w:hAnsi="宋体" w:hint="eastAsia"/>
                  <w:b/>
                  <w:szCs w:val="21"/>
                </w:rPr>
                <w:delText>x</w:delText>
              </w:r>
            </w:del>
            <w:ins w:id="73" w:author="个人用户" w:date="2020-02-12T11:29:00Z">
              <w:r w:rsidR="00242859">
                <w:rPr>
                  <w:rFonts w:ascii="宋体" w:hAnsi="宋体" w:hint="eastAsia"/>
                  <w:b/>
                  <w:szCs w:val="21"/>
                </w:rPr>
                <w:t>y</w:t>
              </w:r>
            </w:ins>
          </w:p>
          <w:p w14:paraId="2B21B760" w14:textId="77777777" w:rsidR="00F713A6" w:rsidRPr="00AB2DFE" w:rsidRDefault="00F713A6" w:rsidP="00AB2DFE">
            <w:pPr>
              <w:snapToGrid w:val="0"/>
              <w:spacing w:beforeLines="50" w:before="156"/>
              <w:jc w:val="center"/>
              <w:rPr>
                <w:rFonts w:ascii="宋体" w:hAnsi="宋体"/>
                <w:b/>
                <w:szCs w:val="21"/>
              </w:rPr>
            </w:pPr>
            <w:r w:rsidRPr="00AB2DFE">
              <w:rPr>
                <w:rFonts w:ascii="宋体" w:hAnsi="宋体" w:hint="eastAsia"/>
                <w:b/>
                <w:szCs w:val="21"/>
              </w:rPr>
              <w:t>（cm）</w:t>
            </w:r>
          </w:p>
        </w:tc>
        <w:tc>
          <w:tcPr>
            <w:tcW w:w="1007" w:type="dxa"/>
            <w:shd w:val="clear" w:color="auto" w:fill="auto"/>
            <w:vAlign w:val="center"/>
          </w:tcPr>
          <w:p w14:paraId="47849DF0" w14:textId="77777777" w:rsidR="00F713A6" w:rsidRPr="00AB2DFE" w:rsidRDefault="00F713A6" w:rsidP="00AB2DFE">
            <w:pPr>
              <w:snapToGrid w:val="0"/>
              <w:spacing w:beforeLines="50" w:before="156"/>
              <w:jc w:val="center"/>
              <w:rPr>
                <w:rFonts w:ascii="宋体" w:hAnsi="宋体"/>
                <w:b/>
                <w:szCs w:val="21"/>
              </w:rPr>
            </w:pPr>
            <w:r w:rsidRPr="00AB2DFE">
              <w:rPr>
                <w:rFonts w:ascii="宋体" w:hAnsi="宋体"/>
                <w:b/>
                <w:szCs w:val="21"/>
              </w:rPr>
              <w:t>T</w:t>
            </w:r>
            <w:r w:rsidRPr="00AB2DFE">
              <w:rPr>
                <w:rFonts w:ascii="宋体" w:hAnsi="宋体" w:hint="eastAsia"/>
                <w:b/>
                <w:szCs w:val="21"/>
              </w:rPr>
              <w:t>ime</w:t>
            </w:r>
          </w:p>
          <w:p w14:paraId="45ABE5A4" w14:textId="77777777" w:rsidR="00F713A6" w:rsidRPr="00AB2DFE" w:rsidRDefault="00F713A6" w:rsidP="00AB2DFE">
            <w:pPr>
              <w:snapToGrid w:val="0"/>
              <w:spacing w:beforeLines="50" w:before="156"/>
              <w:jc w:val="center"/>
              <w:rPr>
                <w:rFonts w:ascii="宋体" w:hAnsi="宋体"/>
                <w:b/>
                <w:szCs w:val="21"/>
              </w:rPr>
            </w:pPr>
            <w:r w:rsidRPr="00AB2DFE">
              <w:rPr>
                <w:rFonts w:ascii="宋体" w:hAnsi="宋体" w:hint="eastAsia"/>
                <w:b/>
                <w:szCs w:val="21"/>
              </w:rPr>
              <w:t>（s）</w:t>
            </w:r>
          </w:p>
        </w:tc>
        <w:tc>
          <w:tcPr>
            <w:tcW w:w="1119" w:type="dxa"/>
            <w:shd w:val="clear" w:color="auto" w:fill="auto"/>
            <w:vAlign w:val="center"/>
          </w:tcPr>
          <w:p w14:paraId="6E959C2B" w14:textId="77777777" w:rsidR="00F713A6" w:rsidRPr="00AB2DFE" w:rsidRDefault="00F713A6" w:rsidP="00AB2DFE">
            <w:pPr>
              <w:snapToGrid w:val="0"/>
              <w:spacing w:beforeLines="50" w:before="156"/>
              <w:jc w:val="center"/>
              <w:rPr>
                <w:rFonts w:ascii="宋体" w:hAnsi="宋体"/>
                <w:b/>
                <w:szCs w:val="21"/>
              </w:rPr>
            </w:pPr>
            <w:r w:rsidRPr="00AB2DFE">
              <w:rPr>
                <w:rFonts w:ascii="宋体" w:hAnsi="宋体" w:hint="eastAsia"/>
                <w:b/>
                <w:szCs w:val="21"/>
              </w:rPr>
              <w:t>Vx</w:t>
            </w:r>
          </w:p>
          <w:p w14:paraId="7C95046B" w14:textId="77777777" w:rsidR="00F713A6" w:rsidRPr="00AB2DFE" w:rsidRDefault="00F713A6" w:rsidP="00AB2DFE">
            <w:pPr>
              <w:snapToGrid w:val="0"/>
              <w:spacing w:beforeLines="50" w:before="156"/>
              <w:jc w:val="center"/>
              <w:rPr>
                <w:rFonts w:ascii="宋体" w:hAnsi="宋体"/>
                <w:b/>
                <w:szCs w:val="21"/>
              </w:rPr>
            </w:pPr>
            <w:r w:rsidRPr="00AB2DFE">
              <w:rPr>
                <w:rFonts w:ascii="宋体" w:hAnsi="宋体" w:hint="eastAsia"/>
                <w:b/>
                <w:szCs w:val="21"/>
              </w:rPr>
              <w:t>（cm/s）</w:t>
            </w:r>
          </w:p>
        </w:tc>
        <w:tc>
          <w:tcPr>
            <w:tcW w:w="1119" w:type="dxa"/>
            <w:shd w:val="clear" w:color="auto" w:fill="auto"/>
            <w:vAlign w:val="center"/>
          </w:tcPr>
          <w:p w14:paraId="7BD7852A" w14:textId="77777777" w:rsidR="00F713A6" w:rsidRPr="00AB2DFE" w:rsidRDefault="00F713A6" w:rsidP="00AB2DFE">
            <w:pPr>
              <w:snapToGrid w:val="0"/>
              <w:spacing w:beforeLines="50" w:before="156"/>
              <w:jc w:val="center"/>
              <w:rPr>
                <w:rFonts w:ascii="宋体" w:hAnsi="宋体"/>
                <w:b/>
                <w:szCs w:val="21"/>
              </w:rPr>
            </w:pPr>
            <w:r w:rsidRPr="00AB2DFE">
              <w:rPr>
                <w:rFonts w:ascii="宋体" w:hAnsi="宋体" w:hint="eastAsia"/>
                <w:b/>
                <w:szCs w:val="21"/>
              </w:rPr>
              <w:t>Vy</w:t>
            </w:r>
          </w:p>
          <w:p w14:paraId="161C85AF" w14:textId="77777777" w:rsidR="00F713A6" w:rsidRPr="00AB2DFE" w:rsidRDefault="00F713A6" w:rsidP="00AB2DFE">
            <w:pPr>
              <w:snapToGrid w:val="0"/>
              <w:spacing w:beforeLines="50" w:before="156"/>
              <w:jc w:val="center"/>
              <w:rPr>
                <w:rFonts w:ascii="宋体" w:hAnsi="宋体"/>
                <w:b/>
                <w:szCs w:val="21"/>
              </w:rPr>
            </w:pPr>
            <w:r w:rsidRPr="00AB2DFE">
              <w:rPr>
                <w:rFonts w:ascii="宋体" w:hAnsi="宋体" w:hint="eastAsia"/>
                <w:b/>
                <w:szCs w:val="21"/>
              </w:rPr>
              <w:t>（cm/s）</w:t>
            </w:r>
          </w:p>
        </w:tc>
        <w:tc>
          <w:tcPr>
            <w:tcW w:w="950" w:type="dxa"/>
            <w:shd w:val="clear" w:color="auto" w:fill="auto"/>
            <w:vAlign w:val="center"/>
          </w:tcPr>
          <w:p w14:paraId="5F4153ED" w14:textId="77777777" w:rsidR="00F713A6" w:rsidRPr="00AB2DFE" w:rsidRDefault="00F713A6" w:rsidP="00AB2DFE">
            <w:pPr>
              <w:snapToGrid w:val="0"/>
              <w:spacing w:beforeLines="50" w:before="156"/>
              <w:jc w:val="center"/>
              <w:rPr>
                <w:rFonts w:ascii="宋体" w:hAnsi="宋体"/>
                <w:b/>
                <w:szCs w:val="21"/>
              </w:rPr>
            </w:pPr>
            <w:r w:rsidRPr="00AB2DFE">
              <w:rPr>
                <w:rFonts w:ascii="宋体" w:hAnsi="宋体" w:hint="eastAsia"/>
                <w:b/>
                <w:szCs w:val="21"/>
              </w:rPr>
              <w:t>流速</w:t>
            </w:r>
          </w:p>
          <w:p w14:paraId="683DA4A1" w14:textId="77777777" w:rsidR="00F713A6" w:rsidRPr="00AB2DFE" w:rsidRDefault="00F713A6" w:rsidP="00AB2DFE">
            <w:pPr>
              <w:snapToGrid w:val="0"/>
              <w:spacing w:beforeLines="50" w:before="156"/>
              <w:jc w:val="center"/>
              <w:rPr>
                <w:rFonts w:ascii="宋体" w:hAnsi="宋体"/>
                <w:b/>
                <w:szCs w:val="21"/>
              </w:rPr>
            </w:pPr>
            <w:r w:rsidRPr="00AB2DFE">
              <w:rPr>
                <w:rFonts w:ascii="宋体" w:hAnsi="宋体" w:hint="eastAsia"/>
                <w:b/>
                <w:szCs w:val="21"/>
              </w:rPr>
              <w:t>（m/s）</w:t>
            </w:r>
          </w:p>
        </w:tc>
        <w:tc>
          <w:tcPr>
            <w:tcW w:w="1119" w:type="dxa"/>
            <w:shd w:val="clear" w:color="auto" w:fill="auto"/>
            <w:vAlign w:val="center"/>
          </w:tcPr>
          <w:p w14:paraId="1FE1A628" w14:textId="77777777" w:rsidR="00F713A6" w:rsidRPr="00AB2DFE" w:rsidRDefault="00F713A6" w:rsidP="00AB2DFE">
            <w:pPr>
              <w:snapToGrid w:val="0"/>
              <w:spacing w:beforeLines="50" w:before="156"/>
              <w:jc w:val="center"/>
              <w:rPr>
                <w:rFonts w:ascii="宋体" w:hAnsi="宋体"/>
                <w:b/>
                <w:szCs w:val="21"/>
              </w:rPr>
            </w:pPr>
            <w:r w:rsidRPr="00AB2DFE">
              <w:rPr>
                <w:rFonts w:ascii="宋体" w:hAnsi="宋体" w:hint="eastAsia"/>
                <w:b/>
                <w:szCs w:val="21"/>
              </w:rPr>
              <w:t>砂比</w:t>
            </w:r>
          </w:p>
          <w:p w14:paraId="2EB01510" w14:textId="77777777" w:rsidR="00F713A6" w:rsidRPr="00AB2DFE" w:rsidRDefault="00F713A6" w:rsidP="00AB2DFE">
            <w:pPr>
              <w:snapToGrid w:val="0"/>
              <w:spacing w:beforeLines="50" w:before="156"/>
              <w:jc w:val="center"/>
              <w:rPr>
                <w:rFonts w:ascii="宋体" w:hAnsi="宋体"/>
                <w:b/>
                <w:szCs w:val="21"/>
              </w:rPr>
            </w:pPr>
            <w:r w:rsidRPr="00AB2DFE">
              <w:rPr>
                <w:rFonts w:ascii="宋体" w:hAnsi="宋体" w:hint="eastAsia"/>
                <w:b/>
                <w:szCs w:val="21"/>
              </w:rPr>
              <w:t>（%）</w:t>
            </w:r>
          </w:p>
        </w:tc>
        <w:tc>
          <w:tcPr>
            <w:tcW w:w="1345" w:type="dxa"/>
            <w:shd w:val="clear" w:color="auto" w:fill="auto"/>
            <w:vAlign w:val="center"/>
          </w:tcPr>
          <w:p w14:paraId="3424DA0F" w14:textId="77777777" w:rsidR="00F713A6" w:rsidRPr="00AB2DFE" w:rsidRDefault="00F713A6" w:rsidP="00AB2DFE">
            <w:pPr>
              <w:snapToGrid w:val="0"/>
              <w:spacing w:beforeLines="50" w:before="156"/>
              <w:jc w:val="center"/>
              <w:rPr>
                <w:rFonts w:ascii="宋体" w:hAnsi="宋体"/>
                <w:b/>
                <w:szCs w:val="21"/>
              </w:rPr>
            </w:pPr>
            <w:r w:rsidRPr="00AB2DFE">
              <w:rPr>
                <w:rFonts w:ascii="宋体" w:hAnsi="宋体" w:hint="eastAsia"/>
                <w:b/>
                <w:szCs w:val="21"/>
              </w:rPr>
              <w:t>支撑剂密</w:t>
            </w:r>
          </w:p>
          <w:p w14:paraId="04CE43B9" w14:textId="77777777" w:rsidR="00F713A6" w:rsidRPr="00AB2DFE" w:rsidRDefault="00F713A6" w:rsidP="00AB2DFE">
            <w:pPr>
              <w:snapToGrid w:val="0"/>
              <w:spacing w:beforeLines="50" w:before="156"/>
              <w:jc w:val="center"/>
              <w:rPr>
                <w:rFonts w:ascii="宋体" w:hAnsi="宋体"/>
                <w:b/>
                <w:szCs w:val="21"/>
              </w:rPr>
            </w:pPr>
            <w:r w:rsidRPr="00AB2DFE">
              <w:rPr>
                <w:rFonts w:ascii="宋体" w:hAnsi="宋体" w:hint="eastAsia"/>
                <w:b/>
                <w:szCs w:val="21"/>
              </w:rPr>
              <w:t>度（Kg/m</w:t>
            </w:r>
            <w:r w:rsidRPr="00AB2DFE">
              <w:rPr>
                <w:rFonts w:ascii="宋体" w:hAnsi="宋体" w:hint="eastAsia"/>
                <w:b/>
                <w:szCs w:val="21"/>
                <w:vertAlign w:val="superscript"/>
              </w:rPr>
              <w:t>3</w:t>
            </w:r>
            <w:r w:rsidRPr="00AB2DFE">
              <w:rPr>
                <w:rFonts w:ascii="宋体" w:hAnsi="宋体" w:hint="eastAsia"/>
                <w:b/>
                <w:szCs w:val="21"/>
              </w:rPr>
              <w:t>）</w:t>
            </w:r>
          </w:p>
        </w:tc>
        <w:tc>
          <w:tcPr>
            <w:tcW w:w="1345" w:type="dxa"/>
            <w:shd w:val="clear" w:color="auto" w:fill="auto"/>
            <w:vAlign w:val="center"/>
          </w:tcPr>
          <w:p w14:paraId="7808D49D" w14:textId="77777777" w:rsidR="00F713A6" w:rsidRPr="00AB2DFE" w:rsidRDefault="00F713A6" w:rsidP="00AB2DFE">
            <w:pPr>
              <w:snapToGrid w:val="0"/>
              <w:spacing w:beforeLines="50" w:before="156"/>
              <w:jc w:val="center"/>
              <w:rPr>
                <w:rFonts w:ascii="宋体" w:hAnsi="宋体"/>
                <w:b/>
                <w:szCs w:val="21"/>
              </w:rPr>
            </w:pPr>
            <w:r w:rsidRPr="00AB2DFE">
              <w:rPr>
                <w:rFonts w:ascii="宋体" w:hAnsi="宋体" w:hint="eastAsia"/>
                <w:b/>
                <w:szCs w:val="21"/>
              </w:rPr>
              <w:t>流体粘度</w:t>
            </w:r>
          </w:p>
          <w:p w14:paraId="05D18506" w14:textId="77777777" w:rsidR="00F713A6" w:rsidRPr="00AB2DFE" w:rsidRDefault="00F713A6" w:rsidP="00AB2DFE">
            <w:pPr>
              <w:snapToGrid w:val="0"/>
              <w:spacing w:beforeLines="50" w:before="156"/>
              <w:jc w:val="center"/>
              <w:rPr>
                <w:rFonts w:ascii="宋体" w:hAnsi="宋体"/>
                <w:b/>
                <w:szCs w:val="21"/>
              </w:rPr>
            </w:pPr>
            <w:r w:rsidRPr="00AB2DFE">
              <w:rPr>
                <w:rFonts w:ascii="宋体" w:hAnsi="宋体" w:hint="eastAsia"/>
                <w:b/>
                <w:szCs w:val="21"/>
              </w:rPr>
              <w:t>（mPa.s）</w:t>
            </w:r>
          </w:p>
        </w:tc>
      </w:tr>
      <w:tr w:rsidR="004E37F7" w:rsidRPr="00AB2DFE" w14:paraId="07E2C8FD" w14:textId="77777777" w:rsidTr="00C20CDE">
        <w:tc>
          <w:tcPr>
            <w:tcW w:w="951" w:type="dxa"/>
            <w:shd w:val="clear" w:color="auto" w:fill="auto"/>
          </w:tcPr>
          <w:p w14:paraId="1F3B4737" w14:textId="623E84B1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01" w:author="li liangbin" w:date="2020-02-14T16:40:00Z">
              <w:r>
                <w:rPr>
                  <w:rFonts w:ascii="宋体" w:hAnsi="宋体" w:hint="eastAsia"/>
                  <w:sz w:val="24"/>
                </w:rPr>
                <w:t>5</w:t>
              </w:r>
            </w:ins>
            <w:del w:id="102" w:author="li liangbin" w:date="2020-02-14T16:40:00Z">
              <w:r w:rsidDel="00C20CDE">
                <w:rPr>
                  <w:rFonts w:ascii="宋体" w:hAnsi="宋体" w:hint="eastAsia"/>
                  <w:sz w:val="24"/>
                </w:rPr>
                <w:delText>10</w:delText>
              </w:r>
            </w:del>
          </w:p>
        </w:tc>
        <w:tc>
          <w:tcPr>
            <w:tcW w:w="1007" w:type="dxa"/>
            <w:shd w:val="clear" w:color="auto" w:fill="auto"/>
          </w:tcPr>
          <w:p w14:paraId="4027C72C" w14:textId="61F5D3F7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03" w:author="li liangbin" w:date="2020-02-14T16:40:00Z">
              <w:r>
                <w:rPr>
                  <w:rFonts w:ascii="宋体" w:hAnsi="宋体"/>
                  <w:sz w:val="24"/>
                </w:rPr>
                <w:t>5</w:t>
              </w:r>
            </w:ins>
            <w:del w:id="104" w:author="li liangbin" w:date="2020-02-14T16:40:00Z">
              <w:r w:rsidDel="00C20CDE">
                <w:rPr>
                  <w:rFonts w:ascii="宋体" w:hAnsi="宋体" w:hint="eastAsia"/>
                  <w:sz w:val="24"/>
                </w:rPr>
                <w:delText>6.5</w:delText>
              </w:r>
            </w:del>
          </w:p>
        </w:tc>
        <w:tc>
          <w:tcPr>
            <w:tcW w:w="1007" w:type="dxa"/>
            <w:shd w:val="clear" w:color="auto" w:fill="auto"/>
          </w:tcPr>
          <w:p w14:paraId="5110B3AE" w14:textId="7EDFF640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05" w:author="li liangbin" w:date="2020-02-14T16:40:00Z">
              <w:r>
                <w:rPr>
                  <w:rFonts w:ascii="宋体" w:hAnsi="宋体"/>
                  <w:sz w:val="24"/>
                </w:rPr>
                <w:t>5</w:t>
              </w:r>
            </w:ins>
            <w:del w:id="108" w:author="li liangbin" w:date="2020-02-14T16:40:00Z">
              <w:r w:rsidDel="00C20CDE">
                <w:rPr>
                  <w:rFonts w:ascii="宋体" w:hAnsi="宋体" w:hint="eastAsia"/>
                  <w:sz w:val="24"/>
                </w:rPr>
                <w:delText>6</w:delText>
              </w:r>
            </w:del>
          </w:p>
        </w:tc>
        <w:tc>
          <w:tcPr>
            <w:tcW w:w="1119" w:type="dxa"/>
            <w:shd w:val="clear" w:color="auto" w:fill="auto"/>
          </w:tcPr>
          <w:p w14:paraId="08CA0C1B" w14:textId="64EED991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09" w:author="li liangbin" w:date="2020-02-14T16:41:00Z">
              <w:r>
                <w:rPr>
                  <w:rFonts w:ascii="宋体" w:hAnsi="宋体"/>
                  <w:sz w:val="24"/>
                </w:rPr>
                <w:t>1</w:t>
              </w:r>
            </w:ins>
            <w:del w:id="110" w:author="li liangbin" w:date="2020-02-14T16:41:00Z">
              <w:r w:rsidDel="00C20CDE">
                <w:rPr>
                  <w:rFonts w:ascii="宋体" w:hAnsi="宋体" w:hint="eastAsia"/>
                  <w:sz w:val="24"/>
                </w:rPr>
                <w:delText>1.667</w:delText>
              </w:r>
            </w:del>
          </w:p>
        </w:tc>
        <w:tc>
          <w:tcPr>
            <w:tcW w:w="1119" w:type="dxa"/>
            <w:shd w:val="clear" w:color="auto" w:fill="auto"/>
          </w:tcPr>
          <w:p w14:paraId="4A3F1EE1" w14:textId="54DB072D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11" w:author="li liangbin" w:date="2020-02-14T16:41:00Z">
              <w:r>
                <w:rPr>
                  <w:rFonts w:ascii="宋体" w:hAnsi="宋体"/>
                  <w:sz w:val="24"/>
                </w:rPr>
                <w:t>1</w:t>
              </w:r>
            </w:ins>
            <w:del w:id="112" w:author="li liangbin" w:date="2020-02-14T16:41:00Z">
              <w:r w:rsidDel="00C20CDE">
                <w:rPr>
                  <w:rFonts w:ascii="宋体" w:hAnsi="宋体" w:hint="eastAsia"/>
                  <w:sz w:val="24"/>
                </w:rPr>
                <w:delText>1.083</w:delText>
              </w:r>
            </w:del>
          </w:p>
        </w:tc>
        <w:tc>
          <w:tcPr>
            <w:tcW w:w="950" w:type="dxa"/>
            <w:shd w:val="clear" w:color="auto" w:fill="auto"/>
          </w:tcPr>
          <w:p w14:paraId="72908AFB" w14:textId="652926E5" w:rsidR="00C20CDE" w:rsidRPr="00AB2DFE" w:rsidRDefault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del w:id="113" w:author="li liangbin" w:date="2020-02-14T16:41:00Z">
              <w:r w:rsidDel="00C20CDE">
                <w:rPr>
                  <w:rFonts w:ascii="宋体" w:hAnsi="宋体" w:hint="eastAsia"/>
                  <w:sz w:val="24"/>
                </w:rPr>
                <w:delText>1.7</w:delText>
              </w:r>
            </w:del>
            <w:ins w:id="114" w:author="li liangbin" w:date="2020-02-14T16:41:00Z">
              <w:r>
                <w:rPr>
                  <w:rFonts w:ascii="宋体" w:hAnsi="宋体"/>
                  <w:sz w:val="24"/>
                </w:rPr>
                <w:t>5</w:t>
              </w:r>
            </w:ins>
          </w:p>
        </w:tc>
        <w:tc>
          <w:tcPr>
            <w:tcW w:w="1119" w:type="dxa"/>
            <w:shd w:val="clear" w:color="auto" w:fill="auto"/>
          </w:tcPr>
          <w:p w14:paraId="2E30B8F2" w14:textId="7B16070D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17" w:author="li liangbin" w:date="2020-02-14T16:42:00Z">
              <w:r>
                <w:rPr>
                  <w:rFonts w:ascii="宋体" w:hAnsi="宋体"/>
                  <w:sz w:val="24"/>
                </w:rPr>
                <w:t>23</w:t>
              </w:r>
            </w:ins>
            <w:del w:id="118" w:author="li liangbin" w:date="2020-02-14T16:42:00Z">
              <w:r w:rsidDel="00C20CDE">
                <w:rPr>
                  <w:rFonts w:ascii="宋体" w:hAnsi="宋体" w:hint="eastAsia"/>
                  <w:sz w:val="24"/>
                </w:rPr>
                <w:delText>34</w:delText>
              </w:r>
            </w:del>
          </w:p>
        </w:tc>
        <w:tc>
          <w:tcPr>
            <w:tcW w:w="1345" w:type="dxa"/>
            <w:shd w:val="clear" w:color="auto" w:fill="auto"/>
          </w:tcPr>
          <w:p w14:paraId="1E33D5D6" w14:textId="6247C5B4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19" w:author="li liangbin" w:date="2020-02-14T16:42:00Z">
              <w:r>
                <w:rPr>
                  <w:rFonts w:ascii="宋体" w:hAnsi="宋体" w:hint="eastAsia"/>
                  <w:sz w:val="24"/>
                </w:rPr>
                <w:t>23</w:t>
              </w:r>
            </w:ins>
            <w:del w:id="120" w:author="li liangbin" w:date="2020-02-14T16:42:00Z">
              <w:r w:rsidDel="00C20CDE">
                <w:rPr>
                  <w:rFonts w:ascii="宋体" w:hAnsi="宋体" w:hint="eastAsia"/>
                  <w:sz w:val="24"/>
                </w:rPr>
                <w:delText>1760</w:delText>
              </w:r>
            </w:del>
          </w:p>
        </w:tc>
        <w:tc>
          <w:tcPr>
            <w:tcW w:w="1345" w:type="dxa"/>
            <w:shd w:val="clear" w:color="auto" w:fill="auto"/>
          </w:tcPr>
          <w:p w14:paraId="459F35E1" w14:textId="098C56AD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21" w:author="li liangbin" w:date="2020-02-14T16:42:00Z">
              <w:r>
                <w:rPr>
                  <w:rFonts w:ascii="宋体" w:hAnsi="宋体"/>
                  <w:sz w:val="24"/>
                </w:rPr>
                <w:t>31</w:t>
              </w:r>
            </w:ins>
            <w:del w:id="124" w:author="li liangbin" w:date="2020-02-14T16:42:00Z">
              <w:r w:rsidDel="00C20CDE">
                <w:rPr>
                  <w:rFonts w:ascii="宋体" w:hAnsi="宋体" w:hint="eastAsia"/>
                  <w:sz w:val="24"/>
                </w:rPr>
                <w:delText>60</w:delText>
              </w:r>
            </w:del>
          </w:p>
        </w:tc>
      </w:tr>
      <w:tr w:rsidR="004E37F7" w:rsidRPr="00AB2DFE" w14:paraId="07E2C8FD" w14:textId="77777777" w:rsidTr="00C20CDE">
        <w:tc>
          <w:tcPr>
            <w:tcW w:w="951" w:type="dxa"/>
            <w:shd w:val="clear" w:color="auto" w:fill="auto"/>
          </w:tcPr>
          <w:p w14:paraId="1F3B4737" w14:textId="623E84B1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01" w:author="li liangbin" w:date="2020-02-14T16:40:00Z">
              <w:r>
                <w:rPr>
                  <w:rFonts w:ascii="宋体" w:hAnsi="宋体" w:hint="eastAsia"/>
                  <w:sz w:val="24"/>
                </w:rPr>
                <w:t>10</w:t>
              </w:r>
            </w:ins>
            <w:del w:id="102" w:author="li liangbin" w:date="2020-02-14T16:40:00Z">
              <w:r w:rsidDel="00C20CDE">
                <w:rPr>
                  <w:rFonts w:ascii="宋体" w:hAnsi="宋体" w:hint="eastAsia"/>
                  <w:sz w:val="24"/>
                </w:rPr>
                <w:delText>10</w:delText>
              </w:r>
            </w:del>
          </w:p>
        </w:tc>
        <w:tc>
          <w:tcPr>
            <w:tcW w:w="1007" w:type="dxa"/>
            <w:shd w:val="clear" w:color="auto" w:fill="auto"/>
          </w:tcPr>
          <w:p w14:paraId="4027C72C" w14:textId="61F5D3F7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03" w:author="li liangbin" w:date="2020-02-14T16:40:00Z">
              <w:r>
                <w:rPr>
                  <w:rFonts w:ascii="宋体" w:hAnsi="宋体"/>
                  <w:sz w:val="24"/>
                </w:rPr>
                <w:t>10</w:t>
              </w:r>
            </w:ins>
            <w:del w:id="104" w:author="li liangbin" w:date="2020-02-14T16:40:00Z">
              <w:r w:rsidDel="00C20CDE">
                <w:rPr>
                  <w:rFonts w:ascii="宋体" w:hAnsi="宋体" w:hint="eastAsia"/>
                  <w:sz w:val="24"/>
                </w:rPr>
                <w:delText>6.5</w:delText>
              </w:r>
            </w:del>
          </w:p>
        </w:tc>
        <w:tc>
          <w:tcPr>
            <w:tcW w:w="1007" w:type="dxa"/>
            <w:shd w:val="clear" w:color="auto" w:fill="auto"/>
          </w:tcPr>
          <w:p w14:paraId="5110B3AE" w14:textId="7EDFF640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05" w:author="li liangbin" w:date="2020-02-14T16:40:00Z">
              <w:r>
                <w:rPr>
                  <w:rFonts w:ascii="宋体" w:hAnsi="宋体"/>
                  <w:sz w:val="24"/>
                </w:rPr>
                <w:t>5</w:t>
              </w:r>
            </w:ins>
            <w:del w:id="108" w:author="li liangbin" w:date="2020-02-14T16:40:00Z">
              <w:r w:rsidDel="00C20CDE">
                <w:rPr>
                  <w:rFonts w:ascii="宋体" w:hAnsi="宋体" w:hint="eastAsia"/>
                  <w:sz w:val="24"/>
                </w:rPr>
                <w:delText>6</w:delText>
              </w:r>
            </w:del>
          </w:p>
        </w:tc>
        <w:tc>
          <w:tcPr>
            <w:tcW w:w="1119" w:type="dxa"/>
            <w:shd w:val="clear" w:color="auto" w:fill="auto"/>
          </w:tcPr>
          <w:p w14:paraId="08CA0C1B" w14:textId="64EED991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09" w:author="li liangbin" w:date="2020-02-14T16:41:00Z">
              <w:r>
                <w:rPr>
                  <w:rFonts w:ascii="宋体" w:hAnsi="宋体"/>
                  <w:sz w:val="24"/>
                </w:rPr>
                <w:t>2</w:t>
              </w:r>
            </w:ins>
            <w:del w:id="110" w:author="li liangbin" w:date="2020-02-14T16:41:00Z">
              <w:r w:rsidDel="00C20CDE">
                <w:rPr>
                  <w:rFonts w:ascii="宋体" w:hAnsi="宋体" w:hint="eastAsia"/>
                  <w:sz w:val="24"/>
                </w:rPr>
                <w:delText>1.667</w:delText>
              </w:r>
            </w:del>
          </w:p>
        </w:tc>
        <w:tc>
          <w:tcPr>
            <w:tcW w:w="1119" w:type="dxa"/>
            <w:shd w:val="clear" w:color="auto" w:fill="auto"/>
          </w:tcPr>
          <w:p w14:paraId="4A3F1EE1" w14:textId="54DB072D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11" w:author="li liangbin" w:date="2020-02-14T16:41:00Z">
              <w:r>
                <w:rPr>
                  <w:rFonts w:ascii="宋体" w:hAnsi="宋体"/>
                  <w:sz w:val="24"/>
                </w:rPr>
                <w:t>2</w:t>
              </w:r>
            </w:ins>
            <w:del w:id="112" w:author="li liangbin" w:date="2020-02-14T16:41:00Z">
              <w:r w:rsidDel="00C20CDE">
                <w:rPr>
                  <w:rFonts w:ascii="宋体" w:hAnsi="宋体" w:hint="eastAsia"/>
                  <w:sz w:val="24"/>
                </w:rPr>
                <w:delText>1.083</w:delText>
              </w:r>
            </w:del>
          </w:p>
        </w:tc>
        <w:tc>
          <w:tcPr>
            <w:tcW w:w="950" w:type="dxa"/>
            <w:shd w:val="clear" w:color="auto" w:fill="auto"/>
          </w:tcPr>
          <w:p w14:paraId="72908AFB" w14:textId="652926E5" w:rsidR="00C20CDE" w:rsidRPr="00AB2DFE" w:rsidRDefault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del w:id="113" w:author="li liangbin" w:date="2020-02-14T16:41:00Z">
              <w:r w:rsidDel="00C20CDE">
                <w:rPr>
                  <w:rFonts w:ascii="宋体" w:hAnsi="宋体" w:hint="eastAsia"/>
                  <w:sz w:val="24"/>
                </w:rPr>
                <w:delText>1.7</w:delText>
              </w:r>
            </w:del>
            <w:ins w:id="114" w:author="li liangbin" w:date="2020-02-14T16:41:00Z">
              <w:r>
                <w:rPr>
                  <w:rFonts w:ascii="宋体" w:hAnsi="宋体"/>
                  <w:sz w:val="24"/>
                </w:rPr>
                <w:t>7</w:t>
              </w:r>
            </w:ins>
          </w:p>
        </w:tc>
        <w:tc>
          <w:tcPr>
            <w:tcW w:w="1119" w:type="dxa"/>
            <w:shd w:val="clear" w:color="auto" w:fill="auto"/>
          </w:tcPr>
          <w:p w14:paraId="2E30B8F2" w14:textId="7B16070D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17" w:author="li liangbin" w:date="2020-02-14T16:42:00Z">
              <w:r>
                <w:rPr>
                  <w:rFonts w:ascii="宋体" w:hAnsi="宋体"/>
                  <w:sz w:val="24"/>
                </w:rPr>
                <w:t>34</w:t>
              </w:r>
            </w:ins>
            <w:del w:id="118" w:author="li liangbin" w:date="2020-02-14T16:42:00Z">
              <w:r w:rsidDel="00C20CDE">
                <w:rPr>
                  <w:rFonts w:ascii="宋体" w:hAnsi="宋体" w:hint="eastAsia"/>
                  <w:sz w:val="24"/>
                </w:rPr>
                <w:delText>34</w:delText>
              </w:r>
            </w:del>
          </w:p>
        </w:tc>
        <w:tc>
          <w:tcPr>
            <w:tcW w:w="1345" w:type="dxa"/>
            <w:shd w:val="clear" w:color="auto" w:fill="auto"/>
          </w:tcPr>
          <w:p w14:paraId="1E33D5D6" w14:textId="6247C5B4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19" w:author="li liangbin" w:date="2020-02-14T16:42:00Z">
              <w:r>
                <w:rPr>
                  <w:rFonts w:ascii="宋体" w:hAnsi="宋体" w:hint="eastAsia"/>
                  <w:sz w:val="24"/>
                </w:rPr>
                <w:t>15</w:t>
              </w:r>
            </w:ins>
            <w:del w:id="120" w:author="li liangbin" w:date="2020-02-14T16:42:00Z">
              <w:r w:rsidDel="00C20CDE">
                <w:rPr>
                  <w:rFonts w:ascii="宋体" w:hAnsi="宋体" w:hint="eastAsia"/>
                  <w:sz w:val="24"/>
                </w:rPr>
                <w:delText>1760</w:delText>
              </w:r>
            </w:del>
          </w:p>
        </w:tc>
        <w:tc>
          <w:tcPr>
            <w:tcW w:w="1345" w:type="dxa"/>
            <w:shd w:val="clear" w:color="auto" w:fill="auto"/>
          </w:tcPr>
          <w:p w14:paraId="459F35E1" w14:textId="098C56AD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21" w:author="li liangbin" w:date="2020-02-14T16:42:00Z">
              <w:r>
                <w:rPr>
                  <w:rFonts w:ascii="宋体" w:hAnsi="宋体"/>
                  <w:sz w:val="24"/>
                </w:rPr>
                <w:t>32</w:t>
              </w:r>
            </w:ins>
            <w:del w:id="124" w:author="li liangbin" w:date="2020-02-14T16:42:00Z">
              <w:r w:rsidDel="00C20CDE">
                <w:rPr>
                  <w:rFonts w:ascii="宋体" w:hAnsi="宋体" w:hint="eastAsia"/>
                  <w:sz w:val="24"/>
                </w:rPr>
                <w:delText>60</w:delText>
              </w:r>
            </w:del>
          </w:p>
        </w:tc>
      </w:tr>
      <w:tr w:rsidR="004E37F7" w:rsidRPr="00AB2DFE" w14:paraId="07E2C8FD" w14:textId="77777777" w:rsidTr="00C20CDE">
        <w:tc>
          <w:tcPr>
            <w:tcW w:w="951" w:type="dxa"/>
            <w:shd w:val="clear" w:color="auto" w:fill="auto"/>
          </w:tcPr>
          <w:p w14:paraId="1F3B4737" w14:textId="623E84B1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01" w:author="li liangbin" w:date="2020-02-14T16:40:00Z">
              <w:r>
                <w:rPr>
                  <w:rFonts w:ascii="宋体" w:hAnsi="宋体" w:hint="eastAsia"/>
                  <w:sz w:val="24"/>
                </w:rPr>
                <w:t>15</w:t>
              </w:r>
            </w:ins>
            <w:del w:id="102" w:author="li liangbin" w:date="2020-02-14T16:40:00Z">
              <w:r w:rsidDel="00C20CDE">
                <w:rPr>
                  <w:rFonts w:ascii="宋体" w:hAnsi="宋体" w:hint="eastAsia"/>
                  <w:sz w:val="24"/>
                </w:rPr>
                <w:delText>10</w:delText>
              </w:r>
            </w:del>
          </w:p>
        </w:tc>
        <w:tc>
          <w:tcPr>
            <w:tcW w:w="1007" w:type="dxa"/>
            <w:shd w:val="clear" w:color="auto" w:fill="auto"/>
          </w:tcPr>
          <w:p w14:paraId="4027C72C" w14:textId="61F5D3F7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03" w:author="li liangbin" w:date="2020-02-14T16:40:00Z">
              <w:r>
                <w:rPr>
                  <w:rFonts w:ascii="宋体" w:hAnsi="宋体"/>
                  <w:sz w:val="24"/>
                </w:rPr>
                <w:t>15</w:t>
              </w:r>
            </w:ins>
            <w:del w:id="104" w:author="li liangbin" w:date="2020-02-14T16:40:00Z">
              <w:r w:rsidDel="00C20CDE">
                <w:rPr>
                  <w:rFonts w:ascii="宋体" w:hAnsi="宋体" w:hint="eastAsia"/>
                  <w:sz w:val="24"/>
                </w:rPr>
                <w:delText>6.5</w:delText>
              </w:r>
            </w:del>
          </w:p>
        </w:tc>
        <w:tc>
          <w:tcPr>
            <w:tcW w:w="1007" w:type="dxa"/>
            <w:shd w:val="clear" w:color="auto" w:fill="auto"/>
          </w:tcPr>
          <w:p w14:paraId="5110B3AE" w14:textId="7EDFF640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05" w:author="li liangbin" w:date="2020-02-14T16:40:00Z">
              <w:r>
                <w:rPr>
                  <w:rFonts w:ascii="宋体" w:hAnsi="宋体"/>
                  <w:sz w:val="24"/>
                </w:rPr>
                <w:t>5</w:t>
              </w:r>
            </w:ins>
            <w:del w:id="108" w:author="li liangbin" w:date="2020-02-14T16:40:00Z">
              <w:r w:rsidDel="00C20CDE">
                <w:rPr>
                  <w:rFonts w:ascii="宋体" w:hAnsi="宋体" w:hint="eastAsia"/>
                  <w:sz w:val="24"/>
                </w:rPr>
                <w:delText>6</w:delText>
              </w:r>
            </w:del>
          </w:p>
        </w:tc>
        <w:tc>
          <w:tcPr>
            <w:tcW w:w="1119" w:type="dxa"/>
            <w:shd w:val="clear" w:color="auto" w:fill="auto"/>
          </w:tcPr>
          <w:p w14:paraId="08CA0C1B" w14:textId="64EED991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09" w:author="li liangbin" w:date="2020-02-14T16:41:00Z">
              <w:r>
                <w:rPr>
                  <w:rFonts w:ascii="宋体" w:hAnsi="宋体"/>
                  <w:sz w:val="24"/>
                </w:rPr>
                <w:t>3</w:t>
              </w:r>
            </w:ins>
            <w:del w:id="110" w:author="li liangbin" w:date="2020-02-14T16:41:00Z">
              <w:r w:rsidDel="00C20CDE">
                <w:rPr>
                  <w:rFonts w:ascii="宋体" w:hAnsi="宋体" w:hint="eastAsia"/>
                  <w:sz w:val="24"/>
                </w:rPr>
                <w:delText>1.667</w:delText>
              </w:r>
            </w:del>
          </w:p>
        </w:tc>
        <w:tc>
          <w:tcPr>
            <w:tcW w:w="1119" w:type="dxa"/>
            <w:shd w:val="clear" w:color="auto" w:fill="auto"/>
          </w:tcPr>
          <w:p w14:paraId="4A3F1EE1" w14:textId="54DB072D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11" w:author="li liangbin" w:date="2020-02-14T16:41:00Z">
              <w:r>
                <w:rPr>
                  <w:rFonts w:ascii="宋体" w:hAnsi="宋体"/>
                  <w:sz w:val="24"/>
                </w:rPr>
                <w:t>3</w:t>
              </w:r>
            </w:ins>
            <w:del w:id="112" w:author="li liangbin" w:date="2020-02-14T16:41:00Z">
              <w:r w:rsidDel="00C20CDE">
                <w:rPr>
                  <w:rFonts w:ascii="宋体" w:hAnsi="宋体" w:hint="eastAsia"/>
                  <w:sz w:val="24"/>
                </w:rPr>
                <w:delText>1.083</w:delText>
              </w:r>
            </w:del>
          </w:p>
        </w:tc>
        <w:tc>
          <w:tcPr>
            <w:tcW w:w="950" w:type="dxa"/>
            <w:shd w:val="clear" w:color="auto" w:fill="auto"/>
          </w:tcPr>
          <w:p w14:paraId="72908AFB" w14:textId="652926E5" w:rsidR="00C20CDE" w:rsidRPr="00AB2DFE" w:rsidRDefault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del w:id="113" w:author="li liangbin" w:date="2020-02-14T16:41:00Z">
              <w:r w:rsidDel="00C20CDE">
                <w:rPr>
                  <w:rFonts w:ascii="宋体" w:hAnsi="宋体" w:hint="eastAsia"/>
                  <w:sz w:val="24"/>
                </w:rPr>
                <w:delText>1.7</w:delText>
              </w:r>
            </w:del>
            <w:ins w:id="114" w:author="li liangbin" w:date="2020-02-14T16:41:00Z">
              <w:r>
                <w:rPr>
                  <w:rFonts w:ascii="宋体" w:hAnsi="宋体"/>
                  <w:sz w:val="24"/>
                </w:rPr>
                <w:t>9</w:t>
              </w:r>
            </w:ins>
          </w:p>
        </w:tc>
        <w:tc>
          <w:tcPr>
            <w:tcW w:w="1119" w:type="dxa"/>
            <w:shd w:val="clear" w:color="auto" w:fill="auto"/>
          </w:tcPr>
          <w:p w14:paraId="2E30B8F2" w14:textId="7B16070D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17" w:author="li liangbin" w:date="2020-02-14T16:42:00Z">
              <w:r>
                <w:rPr>
                  <w:rFonts w:ascii="宋体" w:hAnsi="宋体"/>
                  <w:sz w:val="24"/>
                </w:rPr>
                <w:t>30</w:t>
              </w:r>
            </w:ins>
            <w:del w:id="118" w:author="li liangbin" w:date="2020-02-14T16:42:00Z">
              <w:r w:rsidDel="00C20CDE">
                <w:rPr>
                  <w:rFonts w:ascii="宋体" w:hAnsi="宋体" w:hint="eastAsia"/>
                  <w:sz w:val="24"/>
                </w:rPr>
                <w:delText>34</w:delText>
              </w:r>
            </w:del>
          </w:p>
        </w:tc>
        <w:tc>
          <w:tcPr>
            <w:tcW w:w="1345" w:type="dxa"/>
            <w:shd w:val="clear" w:color="auto" w:fill="auto"/>
          </w:tcPr>
          <w:p w14:paraId="1E33D5D6" w14:textId="6247C5B4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19" w:author="li liangbin" w:date="2020-02-14T16:42:00Z">
              <w:r>
                <w:rPr>
                  <w:rFonts w:ascii="宋体" w:hAnsi="宋体" w:hint="eastAsia"/>
                  <w:sz w:val="24"/>
                </w:rPr>
                <w:t>20</w:t>
              </w:r>
            </w:ins>
            <w:del w:id="120" w:author="li liangbin" w:date="2020-02-14T16:42:00Z">
              <w:r w:rsidDel="00C20CDE">
                <w:rPr>
                  <w:rFonts w:ascii="宋体" w:hAnsi="宋体" w:hint="eastAsia"/>
                  <w:sz w:val="24"/>
                </w:rPr>
                <w:delText>1760</w:delText>
              </w:r>
            </w:del>
          </w:p>
        </w:tc>
        <w:tc>
          <w:tcPr>
            <w:tcW w:w="1345" w:type="dxa"/>
            <w:shd w:val="clear" w:color="auto" w:fill="auto"/>
          </w:tcPr>
          <w:p w14:paraId="459F35E1" w14:textId="098C56AD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21" w:author="li liangbin" w:date="2020-02-14T16:42:00Z">
              <w:r>
                <w:rPr>
                  <w:rFonts w:ascii="宋体" w:hAnsi="宋体"/>
                  <w:sz w:val="24"/>
                </w:rPr>
                <w:t>30</w:t>
              </w:r>
            </w:ins>
            <w:del w:id="124" w:author="li liangbin" w:date="2020-02-14T16:42:00Z">
              <w:r w:rsidDel="00C20CDE">
                <w:rPr>
                  <w:rFonts w:ascii="宋体" w:hAnsi="宋体" w:hint="eastAsia"/>
                  <w:sz w:val="24"/>
                </w:rPr>
                <w:delText>60</w:delText>
              </w:r>
            </w:del>
          </w:p>
        </w:tc>
      </w:tr>
      <w:tr w:rsidR="004E37F7" w:rsidRPr="00AB2DFE" w14:paraId="07E2C8FD" w14:textId="77777777" w:rsidTr="00C20CDE">
        <w:tc>
          <w:tcPr>
            <w:tcW w:w="951" w:type="dxa"/>
            <w:shd w:val="clear" w:color="auto" w:fill="auto"/>
          </w:tcPr>
          <w:p w14:paraId="1F3B4737" w14:textId="623E84B1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01" w:author="li liangbin" w:date="2020-02-14T16:40:00Z">
              <w:r>
                <w:rPr>
                  <w:rFonts w:ascii="宋体" w:hAnsi="宋体" w:hint="eastAsia"/>
                  <w:sz w:val="24"/>
                </w:rPr>
                <w:t>20</w:t>
              </w:r>
            </w:ins>
            <w:del w:id="102" w:author="li liangbin" w:date="2020-02-14T16:40:00Z">
              <w:r w:rsidDel="00C20CDE">
                <w:rPr>
                  <w:rFonts w:ascii="宋体" w:hAnsi="宋体" w:hint="eastAsia"/>
                  <w:sz w:val="24"/>
                </w:rPr>
                <w:delText>10</w:delText>
              </w:r>
            </w:del>
          </w:p>
        </w:tc>
        <w:tc>
          <w:tcPr>
            <w:tcW w:w="1007" w:type="dxa"/>
            <w:shd w:val="clear" w:color="auto" w:fill="auto"/>
          </w:tcPr>
          <w:p w14:paraId="4027C72C" w14:textId="61F5D3F7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03" w:author="li liangbin" w:date="2020-02-14T16:40:00Z">
              <w:r>
                <w:rPr>
                  <w:rFonts w:ascii="宋体" w:hAnsi="宋体"/>
                  <w:sz w:val="24"/>
                </w:rPr>
                <w:t>20</w:t>
              </w:r>
            </w:ins>
            <w:del w:id="104" w:author="li liangbin" w:date="2020-02-14T16:40:00Z">
              <w:r w:rsidDel="00C20CDE">
                <w:rPr>
                  <w:rFonts w:ascii="宋体" w:hAnsi="宋体" w:hint="eastAsia"/>
                  <w:sz w:val="24"/>
                </w:rPr>
                <w:delText>6.5</w:delText>
              </w:r>
            </w:del>
          </w:p>
        </w:tc>
        <w:tc>
          <w:tcPr>
            <w:tcW w:w="1007" w:type="dxa"/>
            <w:shd w:val="clear" w:color="auto" w:fill="auto"/>
          </w:tcPr>
          <w:p w14:paraId="5110B3AE" w14:textId="7EDFF640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05" w:author="li liangbin" w:date="2020-02-14T16:40:00Z">
              <w:r>
                <w:rPr>
                  <w:rFonts w:ascii="宋体" w:hAnsi="宋体"/>
                  <w:sz w:val="24"/>
                </w:rPr>
                <w:t>5</w:t>
              </w:r>
            </w:ins>
            <w:del w:id="108" w:author="li liangbin" w:date="2020-02-14T16:40:00Z">
              <w:r w:rsidDel="00C20CDE">
                <w:rPr>
                  <w:rFonts w:ascii="宋体" w:hAnsi="宋体" w:hint="eastAsia"/>
                  <w:sz w:val="24"/>
                </w:rPr>
                <w:delText>6</w:delText>
              </w:r>
            </w:del>
          </w:p>
        </w:tc>
        <w:tc>
          <w:tcPr>
            <w:tcW w:w="1119" w:type="dxa"/>
            <w:shd w:val="clear" w:color="auto" w:fill="auto"/>
          </w:tcPr>
          <w:p w14:paraId="08CA0C1B" w14:textId="64EED991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09" w:author="li liangbin" w:date="2020-02-14T16:41:00Z">
              <w:r>
                <w:rPr>
                  <w:rFonts w:ascii="宋体" w:hAnsi="宋体"/>
                  <w:sz w:val="24"/>
                </w:rPr>
                <w:t>4</w:t>
              </w:r>
            </w:ins>
            <w:del w:id="110" w:author="li liangbin" w:date="2020-02-14T16:41:00Z">
              <w:r w:rsidDel="00C20CDE">
                <w:rPr>
                  <w:rFonts w:ascii="宋体" w:hAnsi="宋体" w:hint="eastAsia"/>
                  <w:sz w:val="24"/>
                </w:rPr>
                <w:delText>1.667</w:delText>
              </w:r>
            </w:del>
          </w:p>
        </w:tc>
        <w:tc>
          <w:tcPr>
            <w:tcW w:w="1119" w:type="dxa"/>
            <w:shd w:val="clear" w:color="auto" w:fill="auto"/>
          </w:tcPr>
          <w:p w14:paraId="4A3F1EE1" w14:textId="54DB072D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11" w:author="li liangbin" w:date="2020-02-14T16:41:00Z">
              <w:r>
                <w:rPr>
                  <w:rFonts w:ascii="宋体" w:hAnsi="宋体"/>
                  <w:sz w:val="24"/>
                </w:rPr>
                <w:t>4</w:t>
              </w:r>
            </w:ins>
            <w:del w:id="112" w:author="li liangbin" w:date="2020-02-14T16:41:00Z">
              <w:r w:rsidDel="00C20CDE">
                <w:rPr>
                  <w:rFonts w:ascii="宋体" w:hAnsi="宋体" w:hint="eastAsia"/>
                  <w:sz w:val="24"/>
                </w:rPr>
                <w:delText>1.083</w:delText>
              </w:r>
            </w:del>
          </w:p>
        </w:tc>
        <w:tc>
          <w:tcPr>
            <w:tcW w:w="950" w:type="dxa"/>
            <w:shd w:val="clear" w:color="auto" w:fill="auto"/>
          </w:tcPr>
          <w:p w14:paraId="72908AFB" w14:textId="652926E5" w:rsidR="00C20CDE" w:rsidRPr="00AB2DFE" w:rsidRDefault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del w:id="113" w:author="li liangbin" w:date="2020-02-14T16:41:00Z">
              <w:r w:rsidDel="00C20CDE">
                <w:rPr>
                  <w:rFonts w:ascii="宋体" w:hAnsi="宋体" w:hint="eastAsia"/>
                  <w:sz w:val="24"/>
                </w:rPr>
                <w:delText>1.7</w:delText>
              </w:r>
            </w:del>
            <w:ins w:id="114" w:author="li liangbin" w:date="2020-02-14T16:41:00Z">
              <w:r>
                <w:rPr>
                  <w:rFonts w:ascii="宋体" w:hAnsi="宋体"/>
                  <w:sz w:val="24"/>
                </w:rPr>
                <w:t>11</w:t>
              </w:r>
            </w:ins>
          </w:p>
        </w:tc>
        <w:tc>
          <w:tcPr>
            <w:tcW w:w="1119" w:type="dxa"/>
            <w:shd w:val="clear" w:color="auto" w:fill="auto"/>
          </w:tcPr>
          <w:p w14:paraId="2E30B8F2" w14:textId="7B16070D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17" w:author="li liangbin" w:date="2020-02-14T16:42:00Z">
              <w:r>
                <w:rPr>
                  <w:rFonts w:ascii="宋体" w:hAnsi="宋体"/>
                  <w:sz w:val="24"/>
                </w:rPr>
                <w:t>34</w:t>
              </w:r>
            </w:ins>
            <w:del w:id="118" w:author="li liangbin" w:date="2020-02-14T16:42:00Z">
              <w:r w:rsidDel="00C20CDE">
                <w:rPr>
                  <w:rFonts w:ascii="宋体" w:hAnsi="宋体" w:hint="eastAsia"/>
                  <w:sz w:val="24"/>
                </w:rPr>
                <w:delText>34</w:delText>
              </w:r>
            </w:del>
          </w:p>
        </w:tc>
        <w:tc>
          <w:tcPr>
            <w:tcW w:w="1345" w:type="dxa"/>
            <w:shd w:val="clear" w:color="auto" w:fill="auto"/>
          </w:tcPr>
          <w:p w14:paraId="1E33D5D6" w14:textId="6247C5B4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19" w:author="li liangbin" w:date="2020-02-14T16:42:00Z">
              <w:r>
                <w:rPr>
                  <w:rFonts w:ascii="宋体" w:hAnsi="宋体" w:hint="eastAsia"/>
                  <w:sz w:val="24"/>
                </w:rPr>
                <w:t>34</w:t>
              </w:r>
            </w:ins>
            <w:del w:id="120" w:author="li liangbin" w:date="2020-02-14T16:42:00Z">
              <w:r w:rsidDel="00C20CDE">
                <w:rPr>
                  <w:rFonts w:ascii="宋体" w:hAnsi="宋体" w:hint="eastAsia"/>
                  <w:sz w:val="24"/>
                </w:rPr>
                <w:delText>1760</w:delText>
              </w:r>
            </w:del>
          </w:p>
        </w:tc>
        <w:tc>
          <w:tcPr>
            <w:tcW w:w="1345" w:type="dxa"/>
            <w:shd w:val="clear" w:color="auto" w:fill="auto"/>
          </w:tcPr>
          <w:p w14:paraId="459F35E1" w14:textId="098C56AD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21" w:author="li liangbin" w:date="2020-02-14T16:42:00Z">
              <w:r>
                <w:rPr>
                  <w:rFonts w:ascii="宋体" w:hAnsi="宋体"/>
                  <w:sz w:val="24"/>
                </w:rPr>
                <w:t>34</w:t>
              </w:r>
            </w:ins>
            <w:del w:id="124" w:author="li liangbin" w:date="2020-02-14T16:42:00Z">
              <w:r w:rsidDel="00C20CDE">
                <w:rPr>
                  <w:rFonts w:ascii="宋体" w:hAnsi="宋体" w:hint="eastAsia"/>
                  <w:sz w:val="24"/>
                </w:rPr>
                <w:delText>60</w:delText>
              </w:r>
            </w:del>
          </w:p>
        </w:tc>
      </w:tr>
      <w:tr w:rsidR="004E37F7" w:rsidRPr="00AB2DFE" w14:paraId="07E2C8FD" w14:textId="77777777" w:rsidTr="00C20CDE">
        <w:tc>
          <w:tcPr>
            <w:tcW w:w="951" w:type="dxa"/>
            <w:shd w:val="clear" w:color="auto" w:fill="auto"/>
          </w:tcPr>
          <w:p w14:paraId="1F3B4737" w14:textId="623E84B1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01" w:author="li liangbin" w:date="2020-02-14T16:40:00Z">
              <w:r>
                <w:rPr>
                  <w:rFonts w:ascii="宋体" w:hAnsi="宋体" w:hint="eastAsia"/>
                  <w:sz w:val="24"/>
                </w:rPr>
                <w:t>25</w:t>
              </w:r>
            </w:ins>
            <w:del w:id="102" w:author="li liangbin" w:date="2020-02-14T16:40:00Z">
              <w:r w:rsidDel="00C20CDE">
                <w:rPr>
                  <w:rFonts w:ascii="宋体" w:hAnsi="宋体" w:hint="eastAsia"/>
                  <w:sz w:val="24"/>
                </w:rPr>
                <w:delText>10</w:delText>
              </w:r>
            </w:del>
          </w:p>
        </w:tc>
        <w:tc>
          <w:tcPr>
            <w:tcW w:w="1007" w:type="dxa"/>
            <w:shd w:val="clear" w:color="auto" w:fill="auto"/>
          </w:tcPr>
          <w:p w14:paraId="4027C72C" w14:textId="61F5D3F7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03" w:author="li liangbin" w:date="2020-02-14T16:40:00Z">
              <w:r>
                <w:rPr>
                  <w:rFonts w:ascii="宋体" w:hAnsi="宋体"/>
                  <w:sz w:val="24"/>
                </w:rPr>
                <w:t>25</w:t>
              </w:r>
            </w:ins>
            <w:del w:id="104" w:author="li liangbin" w:date="2020-02-14T16:40:00Z">
              <w:r w:rsidDel="00C20CDE">
                <w:rPr>
                  <w:rFonts w:ascii="宋体" w:hAnsi="宋体" w:hint="eastAsia"/>
                  <w:sz w:val="24"/>
                </w:rPr>
                <w:delText>6.5</w:delText>
              </w:r>
            </w:del>
          </w:p>
        </w:tc>
        <w:tc>
          <w:tcPr>
            <w:tcW w:w="1007" w:type="dxa"/>
            <w:shd w:val="clear" w:color="auto" w:fill="auto"/>
          </w:tcPr>
          <w:p w14:paraId="5110B3AE" w14:textId="7EDFF640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05" w:author="li liangbin" w:date="2020-02-14T16:40:00Z">
              <w:r>
                <w:rPr>
                  <w:rFonts w:ascii="宋体" w:hAnsi="宋体"/>
                  <w:sz w:val="24"/>
                </w:rPr>
                <w:t>5</w:t>
              </w:r>
            </w:ins>
            <w:del w:id="108" w:author="li liangbin" w:date="2020-02-14T16:40:00Z">
              <w:r w:rsidDel="00C20CDE">
                <w:rPr>
                  <w:rFonts w:ascii="宋体" w:hAnsi="宋体" w:hint="eastAsia"/>
                  <w:sz w:val="24"/>
                </w:rPr>
                <w:delText>6</w:delText>
              </w:r>
            </w:del>
          </w:p>
        </w:tc>
        <w:tc>
          <w:tcPr>
            <w:tcW w:w="1119" w:type="dxa"/>
            <w:shd w:val="clear" w:color="auto" w:fill="auto"/>
          </w:tcPr>
          <w:p w14:paraId="08CA0C1B" w14:textId="64EED991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09" w:author="li liangbin" w:date="2020-02-14T16:41:00Z">
              <w:r>
                <w:rPr>
                  <w:rFonts w:ascii="宋体" w:hAnsi="宋体"/>
                  <w:sz w:val="24"/>
                </w:rPr>
                <w:t>5</w:t>
              </w:r>
            </w:ins>
            <w:del w:id="110" w:author="li liangbin" w:date="2020-02-14T16:41:00Z">
              <w:r w:rsidDel="00C20CDE">
                <w:rPr>
                  <w:rFonts w:ascii="宋体" w:hAnsi="宋体" w:hint="eastAsia"/>
                  <w:sz w:val="24"/>
                </w:rPr>
                <w:delText>1.667</w:delText>
              </w:r>
            </w:del>
          </w:p>
        </w:tc>
        <w:tc>
          <w:tcPr>
            <w:tcW w:w="1119" w:type="dxa"/>
            <w:shd w:val="clear" w:color="auto" w:fill="auto"/>
          </w:tcPr>
          <w:p w14:paraId="4A3F1EE1" w14:textId="54DB072D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11" w:author="li liangbin" w:date="2020-02-14T16:41:00Z">
              <w:r>
                <w:rPr>
                  <w:rFonts w:ascii="宋体" w:hAnsi="宋体"/>
                  <w:sz w:val="24"/>
                </w:rPr>
                <w:t>5</w:t>
              </w:r>
            </w:ins>
            <w:del w:id="112" w:author="li liangbin" w:date="2020-02-14T16:41:00Z">
              <w:r w:rsidDel="00C20CDE">
                <w:rPr>
                  <w:rFonts w:ascii="宋体" w:hAnsi="宋体" w:hint="eastAsia"/>
                  <w:sz w:val="24"/>
                </w:rPr>
                <w:delText>1.083</w:delText>
              </w:r>
            </w:del>
          </w:p>
        </w:tc>
        <w:tc>
          <w:tcPr>
            <w:tcW w:w="950" w:type="dxa"/>
            <w:shd w:val="clear" w:color="auto" w:fill="auto"/>
          </w:tcPr>
          <w:p w14:paraId="72908AFB" w14:textId="652926E5" w:rsidR="00C20CDE" w:rsidRPr="00AB2DFE" w:rsidRDefault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del w:id="113" w:author="li liangbin" w:date="2020-02-14T16:41:00Z">
              <w:r w:rsidDel="00C20CDE">
                <w:rPr>
                  <w:rFonts w:ascii="宋体" w:hAnsi="宋体" w:hint="eastAsia"/>
                  <w:sz w:val="24"/>
                </w:rPr>
                <w:delText>1.7</w:delText>
              </w:r>
            </w:del>
            <w:ins w:id="114" w:author="li liangbin" w:date="2020-02-14T16:41:00Z">
              <w:r>
                <w:rPr>
                  <w:rFonts w:ascii="宋体" w:hAnsi="宋体"/>
                  <w:sz w:val="24"/>
                </w:rPr>
                <w:t>13</w:t>
              </w:r>
            </w:ins>
          </w:p>
        </w:tc>
        <w:tc>
          <w:tcPr>
            <w:tcW w:w="1119" w:type="dxa"/>
            <w:shd w:val="clear" w:color="auto" w:fill="auto"/>
          </w:tcPr>
          <w:p w14:paraId="2E30B8F2" w14:textId="7B16070D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17" w:author="li liangbin" w:date="2020-02-14T16:42:00Z">
              <w:r>
                <w:rPr>
                  <w:rFonts w:ascii="宋体" w:hAnsi="宋体"/>
                  <w:sz w:val="24"/>
                </w:rPr>
                <w:t>23</w:t>
              </w:r>
            </w:ins>
            <w:del w:id="118" w:author="li liangbin" w:date="2020-02-14T16:42:00Z">
              <w:r w:rsidDel="00C20CDE">
                <w:rPr>
                  <w:rFonts w:ascii="宋体" w:hAnsi="宋体" w:hint="eastAsia"/>
                  <w:sz w:val="24"/>
                </w:rPr>
                <w:delText>34</w:delText>
              </w:r>
            </w:del>
          </w:p>
        </w:tc>
        <w:tc>
          <w:tcPr>
            <w:tcW w:w="1345" w:type="dxa"/>
            <w:shd w:val="clear" w:color="auto" w:fill="auto"/>
          </w:tcPr>
          <w:p w14:paraId="1E33D5D6" w14:textId="6247C5B4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19" w:author="li liangbin" w:date="2020-02-14T16:42:00Z">
              <w:r>
                <w:rPr>
                  <w:rFonts w:ascii="宋体" w:hAnsi="宋体" w:hint="eastAsia"/>
                  <w:sz w:val="24"/>
                </w:rPr>
                <w:t>23</w:t>
              </w:r>
            </w:ins>
            <w:del w:id="120" w:author="li liangbin" w:date="2020-02-14T16:42:00Z">
              <w:r w:rsidDel="00C20CDE">
                <w:rPr>
                  <w:rFonts w:ascii="宋体" w:hAnsi="宋体" w:hint="eastAsia"/>
                  <w:sz w:val="24"/>
                </w:rPr>
                <w:delText>1760</w:delText>
              </w:r>
            </w:del>
          </w:p>
        </w:tc>
        <w:tc>
          <w:tcPr>
            <w:tcW w:w="1345" w:type="dxa"/>
            <w:shd w:val="clear" w:color="auto" w:fill="auto"/>
          </w:tcPr>
          <w:p w14:paraId="459F35E1" w14:textId="098C56AD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21" w:author="li liangbin" w:date="2020-02-14T16:42:00Z">
              <w:r>
                <w:rPr>
                  <w:rFonts w:ascii="宋体" w:hAnsi="宋体"/>
                  <w:sz w:val="24"/>
                </w:rPr>
                <w:t>23</w:t>
              </w:r>
            </w:ins>
            <w:del w:id="124" w:author="li liangbin" w:date="2020-02-14T16:42:00Z">
              <w:r w:rsidDel="00C20CDE">
                <w:rPr>
                  <w:rFonts w:ascii="宋体" w:hAnsi="宋体" w:hint="eastAsia"/>
                  <w:sz w:val="24"/>
                </w:rPr>
                <w:delText>60</w:delText>
              </w:r>
            </w:del>
          </w:p>
        </w:tc>
      </w:tr>
      <w:tr w:rsidR="005F66DF" w:rsidRPr="00AB2DFE" w:rsidDel="00C20CDE" w14:paraId="331AAE6B" w14:textId="34C74590" w:rsidTr="00C20CDE">
        <w:trPr>
          <w:del w:id="145" w:author="li liangbin" w:date="2020-02-14T16:43:00Z"/>
        </w:trPr>
        <w:tc>
          <w:tcPr>
            <w:tcW w:w="951" w:type="dxa"/>
            <w:shd w:val="clear" w:color="auto" w:fill="auto"/>
          </w:tcPr>
          <w:p w14:paraId="3EED45D6" w14:textId="11717836" w:rsidR="00C20CDE" w:rsidRPr="00AB2DFE" w:rsidDel="00C20CDE" w:rsidRDefault="00C20CDE" w:rsidP="00C20CDE">
            <w:pPr>
              <w:snapToGrid w:val="0"/>
              <w:spacing w:beforeLines="50" w:before="156" w:line="360" w:lineRule="auto"/>
              <w:jc w:val="center"/>
              <w:rPr>
                <w:del w:id="146" w:author="li liangbin" w:date="2020-02-14T16:43:00Z"/>
                <w:rFonts w:ascii="宋体" w:hAnsi="宋体"/>
                <w:b/>
                <w:sz w:val="24"/>
              </w:rPr>
            </w:pPr>
            <w:del w:id="147" w:author="li liangbin" w:date="2020-02-14T16:43:00Z">
              <w:r w:rsidDel="00C20CDE">
                <w:rPr>
                  <w:rFonts w:ascii="宋体" w:hAnsi="宋体" w:hint="eastAsia"/>
                  <w:sz w:val="24"/>
                </w:rPr>
                <w:delText>10</w:delText>
              </w:r>
            </w:del>
          </w:p>
        </w:tc>
        <w:tc>
          <w:tcPr>
            <w:tcW w:w="1007" w:type="dxa"/>
            <w:shd w:val="clear" w:color="auto" w:fill="auto"/>
          </w:tcPr>
          <w:p w14:paraId="2F9CEE6C" w14:textId="0A915D50" w:rsidR="00C20CDE" w:rsidRPr="00AB2DFE" w:rsidDel="00C20CDE" w:rsidRDefault="00C20CDE" w:rsidP="00C20CDE">
            <w:pPr>
              <w:snapToGrid w:val="0"/>
              <w:spacing w:beforeLines="50" w:before="156" w:line="360" w:lineRule="auto"/>
              <w:jc w:val="center"/>
              <w:rPr>
                <w:del w:id="148" w:author="li liangbin" w:date="2020-02-14T16:43:00Z"/>
                <w:rFonts w:ascii="宋体" w:hAnsi="宋体"/>
                <w:b/>
                <w:sz w:val="24"/>
              </w:rPr>
            </w:pPr>
            <w:del w:id="149" w:author="li liangbin" w:date="2020-02-14T16:43:00Z">
              <w:r w:rsidDel="00C20CDE">
                <w:rPr>
                  <w:rFonts w:ascii="宋体" w:hAnsi="宋体" w:hint="eastAsia"/>
                  <w:sz w:val="24"/>
                </w:rPr>
                <w:delText>5.4</w:delText>
              </w:r>
            </w:del>
          </w:p>
        </w:tc>
        <w:tc>
          <w:tcPr>
            <w:tcW w:w="1007" w:type="dxa"/>
            <w:shd w:val="clear" w:color="auto" w:fill="auto"/>
          </w:tcPr>
          <w:p w14:paraId="32736A3F" w14:textId="1E1E53A5" w:rsidR="00C20CDE" w:rsidRPr="00AB2DFE" w:rsidDel="00C20CDE" w:rsidRDefault="00C20CDE" w:rsidP="00C20CDE">
            <w:pPr>
              <w:snapToGrid w:val="0"/>
              <w:spacing w:beforeLines="50" w:before="156" w:line="360" w:lineRule="auto"/>
              <w:jc w:val="center"/>
              <w:rPr>
                <w:del w:id="150" w:author="li liangbin" w:date="2020-02-14T16:43:00Z"/>
                <w:rFonts w:ascii="宋体" w:hAnsi="宋体"/>
                <w:b/>
                <w:sz w:val="24"/>
              </w:rPr>
            </w:pPr>
            <w:del w:id="151" w:author="li liangbin" w:date="2020-02-14T16:43:00Z">
              <w:r w:rsidDel="00C20CDE">
                <w:rPr>
                  <w:rFonts w:ascii="宋体" w:hAnsi="宋体" w:hint="eastAsia"/>
                  <w:sz w:val="24"/>
                </w:rPr>
                <w:delText>7</w:delText>
              </w:r>
            </w:del>
          </w:p>
        </w:tc>
        <w:tc>
          <w:tcPr>
            <w:tcW w:w="1119" w:type="dxa"/>
            <w:shd w:val="clear" w:color="auto" w:fill="auto"/>
          </w:tcPr>
          <w:p w14:paraId="10BFB188" w14:textId="7C193D1E" w:rsidR="00C20CDE" w:rsidRPr="00AB2DFE" w:rsidDel="00C20CDE" w:rsidRDefault="00C20CDE" w:rsidP="00C20CDE">
            <w:pPr>
              <w:snapToGrid w:val="0"/>
              <w:spacing w:beforeLines="50" w:before="156" w:line="360" w:lineRule="auto"/>
              <w:jc w:val="center"/>
              <w:rPr>
                <w:del w:id="152" w:author="li liangbin" w:date="2020-02-14T16:43:00Z"/>
                <w:rFonts w:ascii="宋体" w:hAnsi="宋体"/>
                <w:b/>
                <w:sz w:val="24"/>
              </w:rPr>
            </w:pPr>
            <w:del w:id="153" w:author="li liangbin" w:date="2020-02-14T16:43:00Z">
              <w:r w:rsidDel="00C20CDE">
                <w:rPr>
                  <w:rFonts w:ascii="宋体" w:hAnsi="宋体" w:hint="eastAsia"/>
                  <w:sz w:val="24"/>
                </w:rPr>
                <w:delText>1.429</w:delText>
              </w:r>
            </w:del>
          </w:p>
        </w:tc>
        <w:tc>
          <w:tcPr>
            <w:tcW w:w="1119" w:type="dxa"/>
            <w:shd w:val="clear" w:color="auto" w:fill="auto"/>
          </w:tcPr>
          <w:p w14:paraId="250A5C30" w14:textId="1D032BEC" w:rsidR="00C20CDE" w:rsidRPr="00AB2DFE" w:rsidDel="00C20CDE" w:rsidRDefault="00C20CDE" w:rsidP="00C20CDE">
            <w:pPr>
              <w:snapToGrid w:val="0"/>
              <w:spacing w:beforeLines="50" w:before="156" w:line="360" w:lineRule="auto"/>
              <w:jc w:val="center"/>
              <w:rPr>
                <w:del w:id="154" w:author="li liangbin" w:date="2020-02-14T16:43:00Z"/>
                <w:rFonts w:ascii="宋体" w:hAnsi="宋体"/>
                <w:b/>
                <w:sz w:val="24"/>
              </w:rPr>
            </w:pPr>
            <w:del w:id="155" w:author="li liangbin" w:date="2020-02-14T16:43:00Z">
              <w:r w:rsidDel="00C20CDE">
                <w:rPr>
                  <w:rFonts w:ascii="宋体" w:hAnsi="宋体" w:hint="eastAsia"/>
                  <w:sz w:val="24"/>
                </w:rPr>
                <w:delText>0.771</w:delText>
              </w:r>
            </w:del>
          </w:p>
        </w:tc>
        <w:tc>
          <w:tcPr>
            <w:tcW w:w="950" w:type="dxa"/>
            <w:shd w:val="clear" w:color="auto" w:fill="auto"/>
          </w:tcPr>
          <w:p w14:paraId="197F769B" w14:textId="54E4AFE7" w:rsidR="00C20CDE" w:rsidRPr="00AB2DFE" w:rsidDel="00C20CDE" w:rsidRDefault="00C20CDE" w:rsidP="00C20CDE">
            <w:pPr>
              <w:snapToGrid w:val="0"/>
              <w:spacing w:beforeLines="50" w:before="156" w:line="360" w:lineRule="auto"/>
              <w:jc w:val="center"/>
              <w:rPr>
                <w:del w:id="156" w:author="li liangbin" w:date="2020-02-14T16:43:00Z"/>
                <w:rFonts w:ascii="宋体" w:hAnsi="宋体"/>
                <w:b/>
                <w:sz w:val="24"/>
              </w:rPr>
            </w:pPr>
            <w:del w:id="157" w:author="li liangbin" w:date="2020-02-14T16:43:00Z">
              <w:r w:rsidDel="00C20CDE">
                <w:rPr>
                  <w:rFonts w:ascii="宋体" w:hAnsi="宋体" w:hint="eastAsia"/>
                  <w:sz w:val="24"/>
                </w:rPr>
                <w:delText>3</w:delText>
              </w:r>
            </w:del>
          </w:p>
        </w:tc>
        <w:tc>
          <w:tcPr>
            <w:tcW w:w="1119" w:type="dxa"/>
            <w:shd w:val="clear" w:color="auto" w:fill="auto"/>
          </w:tcPr>
          <w:p w14:paraId="49F5D1A1" w14:textId="18591D8B" w:rsidR="00C20CDE" w:rsidRPr="00AB2DFE" w:rsidDel="00C20CDE" w:rsidRDefault="00C20CDE" w:rsidP="00C20CDE">
            <w:pPr>
              <w:snapToGrid w:val="0"/>
              <w:spacing w:beforeLines="50" w:before="156" w:line="360" w:lineRule="auto"/>
              <w:jc w:val="center"/>
              <w:rPr>
                <w:del w:id="158" w:author="li liangbin" w:date="2020-02-14T16:43:00Z"/>
                <w:rFonts w:ascii="宋体" w:hAnsi="宋体"/>
                <w:b/>
                <w:sz w:val="24"/>
              </w:rPr>
            </w:pPr>
            <w:del w:id="159" w:author="li liangbin" w:date="2020-02-14T16:43:00Z">
              <w:r w:rsidDel="00C20CDE">
                <w:rPr>
                  <w:rFonts w:ascii="宋体" w:hAnsi="宋体" w:hint="eastAsia"/>
                  <w:sz w:val="24"/>
                </w:rPr>
                <w:delText>21</w:delText>
              </w:r>
            </w:del>
          </w:p>
        </w:tc>
        <w:tc>
          <w:tcPr>
            <w:tcW w:w="1345" w:type="dxa"/>
            <w:shd w:val="clear" w:color="auto" w:fill="auto"/>
          </w:tcPr>
          <w:p w14:paraId="7677E59A" w14:textId="7D46610E" w:rsidR="00C20CDE" w:rsidRPr="00AB2DFE" w:rsidDel="00C20CDE" w:rsidRDefault="00C20CDE" w:rsidP="00C20CDE">
            <w:pPr>
              <w:snapToGrid w:val="0"/>
              <w:spacing w:beforeLines="50" w:before="156" w:line="360" w:lineRule="auto"/>
              <w:jc w:val="center"/>
              <w:rPr>
                <w:del w:id="160" w:author="li liangbin" w:date="2020-02-14T16:43:00Z"/>
                <w:rFonts w:ascii="宋体" w:hAnsi="宋体"/>
                <w:b/>
                <w:sz w:val="24"/>
              </w:rPr>
            </w:pPr>
            <w:del w:id="161" w:author="li liangbin" w:date="2020-02-14T16:43:00Z">
              <w:r w:rsidDel="00C20CDE">
                <w:rPr>
                  <w:rFonts w:ascii="宋体" w:hAnsi="宋体" w:hint="eastAsia"/>
                  <w:sz w:val="24"/>
                </w:rPr>
                <w:delText>2200</w:delText>
              </w:r>
            </w:del>
          </w:p>
        </w:tc>
        <w:tc>
          <w:tcPr>
            <w:tcW w:w="1345" w:type="dxa"/>
            <w:shd w:val="clear" w:color="auto" w:fill="auto"/>
          </w:tcPr>
          <w:p w14:paraId="70B03629" w14:textId="5D0F734D" w:rsidR="00C20CDE" w:rsidRPr="00AB2DFE" w:rsidDel="00C20CDE" w:rsidRDefault="00C20CDE" w:rsidP="00C20CDE">
            <w:pPr>
              <w:snapToGrid w:val="0"/>
              <w:spacing w:beforeLines="50" w:before="156" w:line="360" w:lineRule="auto"/>
              <w:jc w:val="center"/>
              <w:rPr>
                <w:del w:id="162" w:author="li liangbin" w:date="2020-02-14T16:43:00Z"/>
                <w:rFonts w:ascii="宋体" w:hAnsi="宋体"/>
                <w:b/>
                <w:sz w:val="24"/>
              </w:rPr>
            </w:pPr>
            <w:del w:id="163" w:author="li liangbin" w:date="2020-02-14T16:43:00Z">
              <w:r w:rsidDel="00C20CDE">
                <w:rPr>
                  <w:rFonts w:ascii="宋体" w:hAnsi="宋体" w:hint="eastAsia"/>
                  <w:sz w:val="24"/>
                </w:rPr>
                <w:delText>80</w:delText>
              </w:r>
            </w:del>
          </w:p>
        </w:tc>
      </w:tr>
      <w:tr w:rsidR="005F66DF" w:rsidRPr="00AB2DFE" w:rsidDel="00C20CDE" w14:paraId="5025E1DF" w14:textId="7E628536" w:rsidTr="00C20CDE">
        <w:trPr>
          <w:del w:id="164" w:author="li liangbin" w:date="2020-02-14T16:43:00Z"/>
        </w:trPr>
        <w:tc>
          <w:tcPr>
            <w:tcW w:w="951" w:type="dxa"/>
            <w:shd w:val="clear" w:color="auto" w:fill="auto"/>
          </w:tcPr>
          <w:p w14:paraId="21A20B86" w14:textId="1A326528" w:rsidR="00C20CDE" w:rsidRPr="00AB2DFE" w:rsidDel="00C20CDE" w:rsidRDefault="00C20CDE" w:rsidP="00C20CDE">
            <w:pPr>
              <w:snapToGrid w:val="0"/>
              <w:spacing w:beforeLines="50" w:before="156" w:line="360" w:lineRule="auto"/>
              <w:jc w:val="center"/>
              <w:rPr>
                <w:del w:id="165" w:author="li liangbin" w:date="2020-02-14T16:43:00Z"/>
                <w:rFonts w:ascii="宋体" w:hAnsi="宋体"/>
                <w:b/>
                <w:sz w:val="24"/>
              </w:rPr>
            </w:pPr>
            <w:del w:id="166" w:author="li liangbin" w:date="2020-02-14T16:43:00Z">
              <w:r w:rsidDel="00C20CDE">
                <w:rPr>
                  <w:rFonts w:ascii="宋体" w:hAnsi="宋体" w:hint="eastAsia"/>
                  <w:sz w:val="24"/>
                </w:rPr>
                <w:delText>10</w:delText>
              </w:r>
            </w:del>
          </w:p>
        </w:tc>
        <w:tc>
          <w:tcPr>
            <w:tcW w:w="1007" w:type="dxa"/>
            <w:shd w:val="clear" w:color="auto" w:fill="auto"/>
          </w:tcPr>
          <w:p w14:paraId="60A0E68C" w14:textId="5974493E" w:rsidR="00C20CDE" w:rsidRPr="00AB2DFE" w:rsidDel="00C20CDE" w:rsidRDefault="00C20CDE" w:rsidP="00C20CDE">
            <w:pPr>
              <w:snapToGrid w:val="0"/>
              <w:spacing w:beforeLines="50" w:before="156" w:line="360" w:lineRule="auto"/>
              <w:jc w:val="center"/>
              <w:rPr>
                <w:del w:id="167" w:author="li liangbin" w:date="2020-02-14T16:43:00Z"/>
                <w:rFonts w:ascii="宋体" w:hAnsi="宋体"/>
                <w:b/>
                <w:sz w:val="24"/>
              </w:rPr>
            </w:pPr>
            <w:del w:id="168" w:author="li liangbin" w:date="2020-02-14T16:43:00Z">
              <w:r w:rsidDel="00C20CDE">
                <w:rPr>
                  <w:rFonts w:ascii="宋体" w:hAnsi="宋体" w:hint="eastAsia"/>
                  <w:sz w:val="24"/>
                </w:rPr>
                <w:delText>6</w:delText>
              </w:r>
            </w:del>
          </w:p>
        </w:tc>
        <w:tc>
          <w:tcPr>
            <w:tcW w:w="1007" w:type="dxa"/>
            <w:shd w:val="clear" w:color="auto" w:fill="auto"/>
          </w:tcPr>
          <w:p w14:paraId="17B98505" w14:textId="480F2DB3" w:rsidR="00C20CDE" w:rsidRPr="00AB2DFE" w:rsidDel="00C20CDE" w:rsidRDefault="00C20CDE" w:rsidP="00C20CDE">
            <w:pPr>
              <w:snapToGrid w:val="0"/>
              <w:spacing w:beforeLines="50" w:before="156" w:line="360" w:lineRule="auto"/>
              <w:jc w:val="center"/>
              <w:rPr>
                <w:del w:id="169" w:author="li liangbin" w:date="2020-02-14T16:43:00Z"/>
                <w:rFonts w:ascii="宋体" w:hAnsi="宋体"/>
                <w:b/>
                <w:sz w:val="24"/>
              </w:rPr>
            </w:pPr>
            <w:del w:id="170" w:author="li liangbin" w:date="2020-02-14T16:43:00Z">
              <w:r w:rsidDel="00C20CDE">
                <w:rPr>
                  <w:rFonts w:ascii="宋体" w:hAnsi="宋体" w:hint="eastAsia"/>
                  <w:sz w:val="24"/>
                </w:rPr>
                <w:delText>6.5</w:delText>
              </w:r>
            </w:del>
          </w:p>
        </w:tc>
        <w:tc>
          <w:tcPr>
            <w:tcW w:w="1119" w:type="dxa"/>
            <w:shd w:val="clear" w:color="auto" w:fill="auto"/>
          </w:tcPr>
          <w:p w14:paraId="4330C378" w14:textId="3748A710" w:rsidR="00C20CDE" w:rsidRPr="00AB2DFE" w:rsidDel="00C20CDE" w:rsidRDefault="00C20CDE" w:rsidP="00C20CDE">
            <w:pPr>
              <w:snapToGrid w:val="0"/>
              <w:spacing w:beforeLines="50" w:before="156" w:line="360" w:lineRule="auto"/>
              <w:jc w:val="center"/>
              <w:rPr>
                <w:del w:id="171" w:author="li liangbin" w:date="2020-02-14T16:43:00Z"/>
                <w:rFonts w:ascii="宋体" w:hAnsi="宋体"/>
                <w:b/>
                <w:sz w:val="24"/>
              </w:rPr>
            </w:pPr>
            <w:del w:id="172" w:author="li liangbin" w:date="2020-02-14T16:43:00Z">
              <w:r w:rsidDel="00C20CDE">
                <w:rPr>
                  <w:rFonts w:ascii="宋体" w:hAnsi="宋体" w:hint="eastAsia"/>
                  <w:sz w:val="24"/>
                </w:rPr>
                <w:delText>1.538</w:delText>
              </w:r>
            </w:del>
          </w:p>
        </w:tc>
        <w:tc>
          <w:tcPr>
            <w:tcW w:w="1119" w:type="dxa"/>
            <w:shd w:val="clear" w:color="auto" w:fill="auto"/>
          </w:tcPr>
          <w:p w14:paraId="40C7A457" w14:textId="56126957" w:rsidR="00C20CDE" w:rsidRPr="00AB2DFE" w:rsidDel="00C20CDE" w:rsidRDefault="00C20CDE" w:rsidP="00C20CDE">
            <w:pPr>
              <w:snapToGrid w:val="0"/>
              <w:spacing w:beforeLines="50" w:before="156" w:line="360" w:lineRule="auto"/>
              <w:jc w:val="center"/>
              <w:rPr>
                <w:del w:id="173" w:author="li liangbin" w:date="2020-02-14T16:43:00Z"/>
                <w:rFonts w:ascii="宋体" w:hAnsi="宋体"/>
                <w:b/>
                <w:sz w:val="24"/>
              </w:rPr>
            </w:pPr>
            <w:del w:id="174" w:author="li liangbin" w:date="2020-02-14T16:43:00Z">
              <w:r w:rsidDel="00C20CDE">
                <w:rPr>
                  <w:rFonts w:ascii="宋体" w:hAnsi="宋体" w:hint="eastAsia"/>
                  <w:sz w:val="24"/>
                </w:rPr>
                <w:delText>0.923</w:delText>
              </w:r>
            </w:del>
          </w:p>
        </w:tc>
        <w:tc>
          <w:tcPr>
            <w:tcW w:w="950" w:type="dxa"/>
            <w:shd w:val="clear" w:color="auto" w:fill="auto"/>
          </w:tcPr>
          <w:p w14:paraId="45F87DF7" w14:textId="50CBB115" w:rsidR="00C20CDE" w:rsidRPr="00AB2DFE" w:rsidDel="00C20CDE" w:rsidRDefault="00C20CDE" w:rsidP="00C20CDE">
            <w:pPr>
              <w:snapToGrid w:val="0"/>
              <w:spacing w:beforeLines="50" w:before="156" w:line="360" w:lineRule="auto"/>
              <w:jc w:val="center"/>
              <w:rPr>
                <w:del w:id="175" w:author="li liangbin" w:date="2020-02-14T16:43:00Z"/>
                <w:rFonts w:ascii="宋体" w:hAnsi="宋体"/>
                <w:b/>
                <w:sz w:val="24"/>
              </w:rPr>
            </w:pPr>
            <w:del w:id="176" w:author="li liangbin" w:date="2020-02-14T16:43:00Z">
              <w:r w:rsidDel="00C20CDE">
                <w:rPr>
                  <w:rFonts w:ascii="宋体" w:hAnsi="宋体" w:hint="eastAsia"/>
                  <w:sz w:val="24"/>
                </w:rPr>
                <w:delText>0.98</w:delText>
              </w:r>
            </w:del>
          </w:p>
        </w:tc>
        <w:tc>
          <w:tcPr>
            <w:tcW w:w="1119" w:type="dxa"/>
            <w:shd w:val="clear" w:color="auto" w:fill="auto"/>
          </w:tcPr>
          <w:p w14:paraId="690536D5" w14:textId="30C524DF" w:rsidR="00C20CDE" w:rsidRPr="00AB2DFE" w:rsidDel="00C20CDE" w:rsidRDefault="00C20CDE" w:rsidP="00C20CDE">
            <w:pPr>
              <w:snapToGrid w:val="0"/>
              <w:spacing w:beforeLines="50" w:before="156" w:line="360" w:lineRule="auto"/>
              <w:jc w:val="center"/>
              <w:rPr>
                <w:del w:id="177" w:author="li liangbin" w:date="2020-02-14T16:43:00Z"/>
                <w:rFonts w:ascii="宋体" w:hAnsi="宋体"/>
                <w:b/>
                <w:sz w:val="24"/>
              </w:rPr>
            </w:pPr>
            <w:del w:id="178" w:author="li liangbin" w:date="2020-02-14T16:43:00Z">
              <w:r w:rsidDel="00C20CDE">
                <w:rPr>
                  <w:rFonts w:ascii="宋体" w:hAnsi="宋体" w:hint="eastAsia"/>
                  <w:sz w:val="24"/>
                </w:rPr>
                <w:delText>29</w:delText>
              </w:r>
            </w:del>
          </w:p>
        </w:tc>
        <w:tc>
          <w:tcPr>
            <w:tcW w:w="1345" w:type="dxa"/>
            <w:shd w:val="clear" w:color="auto" w:fill="auto"/>
          </w:tcPr>
          <w:p w14:paraId="08157BE0" w14:textId="07A020D7" w:rsidR="00C20CDE" w:rsidRPr="00AB2DFE" w:rsidDel="00C20CDE" w:rsidRDefault="00C20CDE" w:rsidP="00C20CDE">
            <w:pPr>
              <w:snapToGrid w:val="0"/>
              <w:spacing w:beforeLines="50" w:before="156" w:line="360" w:lineRule="auto"/>
              <w:jc w:val="center"/>
              <w:rPr>
                <w:del w:id="179" w:author="li liangbin" w:date="2020-02-14T16:43:00Z"/>
                <w:rFonts w:ascii="宋体" w:hAnsi="宋体"/>
                <w:b/>
                <w:sz w:val="24"/>
              </w:rPr>
            </w:pPr>
            <w:del w:id="180" w:author="li liangbin" w:date="2020-02-14T16:43:00Z">
              <w:r w:rsidDel="00C20CDE">
                <w:rPr>
                  <w:rFonts w:ascii="宋体" w:hAnsi="宋体" w:hint="eastAsia"/>
                  <w:sz w:val="24"/>
                </w:rPr>
                <w:delText>1500</w:delText>
              </w:r>
            </w:del>
          </w:p>
        </w:tc>
        <w:tc>
          <w:tcPr>
            <w:tcW w:w="1345" w:type="dxa"/>
            <w:shd w:val="clear" w:color="auto" w:fill="auto"/>
          </w:tcPr>
          <w:p w14:paraId="3B3DE278" w14:textId="3CA0C2EB" w:rsidR="00C20CDE" w:rsidRPr="00AB2DFE" w:rsidDel="00C20CDE" w:rsidRDefault="00C20CDE" w:rsidP="00C20CDE">
            <w:pPr>
              <w:snapToGrid w:val="0"/>
              <w:spacing w:beforeLines="50" w:before="156" w:line="360" w:lineRule="auto"/>
              <w:jc w:val="center"/>
              <w:rPr>
                <w:del w:id="181" w:author="li liangbin" w:date="2020-02-14T16:43:00Z"/>
                <w:rFonts w:ascii="宋体" w:hAnsi="宋体"/>
                <w:b/>
                <w:sz w:val="24"/>
              </w:rPr>
            </w:pPr>
            <w:del w:id="182" w:author="li liangbin" w:date="2020-02-14T16:43:00Z">
              <w:r w:rsidDel="00C20CDE">
                <w:rPr>
                  <w:rFonts w:ascii="宋体" w:hAnsi="宋体" w:hint="eastAsia"/>
                  <w:sz w:val="24"/>
                </w:rPr>
                <w:delText>52</w:delText>
              </w:r>
            </w:del>
          </w:p>
        </w:tc>
      </w:tr>
      <w:tr w:rsidR="004E37F7" w:rsidRPr="00AB2DFE" w14:paraId="4CD487D3" w14:textId="77777777" w:rsidTr="00C20CDE">
        <w:tc>
          <w:tcPr>
            <w:tcW w:w="2965" w:type="dxa"/>
            <w:gridSpan w:val="3"/>
            <w:shd w:val="clear" w:color="auto" w:fill="auto"/>
          </w:tcPr>
          <w:p w14:paraId="5856FE67" w14:textId="77777777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r w:rsidRPr="00AB2DFE">
              <w:rPr>
                <w:rFonts w:ascii="宋体" w:hAnsi="宋体" w:hint="eastAsia"/>
                <w:b/>
                <w:sz w:val="24"/>
              </w:rPr>
              <w:t>平均速度</w:t>
            </w:r>
          </w:p>
        </w:tc>
        <w:tc>
          <w:tcPr>
            <w:tcW w:w="1119" w:type="dxa"/>
            <w:shd w:val="clear" w:color="auto" w:fill="auto"/>
          </w:tcPr>
          <w:p w14:paraId="1C6A9FD2" w14:textId="78501D2E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sz w:val="24"/>
              </w:rPr>
            </w:pPr>
            <w:ins w:id="183" w:author="li liangbin" w:date="2020-02-14T16:43:00Z">
              <w:r>
                <w:rPr>
                  <w:rFonts w:ascii="宋体" w:hAnsi="宋体"/>
                  <w:sz w:val="24"/>
                </w:rPr>
                <w:t>3</w:t>
              </w:r>
            </w:ins>
            <w:del w:id="187" w:author="li liangbin" w:date="2020-02-14T16:43:00Z">
              <w:r w:rsidDel="00C20CDE">
                <w:rPr>
                  <w:rFonts w:ascii="宋体" w:hAnsi="宋体" w:hint="eastAsia"/>
                  <w:sz w:val="24"/>
                </w:rPr>
                <w:delText>1.690</w:delText>
              </w:r>
            </w:del>
          </w:p>
        </w:tc>
        <w:tc>
          <w:tcPr>
            <w:tcW w:w="1119" w:type="dxa"/>
            <w:shd w:val="clear" w:color="auto" w:fill="auto"/>
          </w:tcPr>
          <w:p w14:paraId="4181EC11" w14:textId="659C3CCB" w:rsidR="00C20CDE" w:rsidRPr="00AB2DFE" w:rsidRDefault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sz w:val="24"/>
              </w:rPr>
            </w:pPr>
            <w:del w:id="188" w:author="li liangbin" w:date="2020-02-14T16:44:00Z">
              <w:r w:rsidDel="00C20CDE">
                <w:rPr>
                  <w:rFonts w:ascii="宋体" w:hAnsi="宋体" w:hint="eastAsia"/>
                  <w:sz w:val="24"/>
                </w:rPr>
                <w:delText>0.919</w:delText>
              </w:r>
            </w:del>
            <w:ins w:id="189" w:author="li liangbin" w:date="2020-02-14T16:44:00Z">
              <w:r>
                <w:rPr>
                  <w:rFonts w:ascii="宋体" w:hAnsi="宋体"/>
                  <w:sz w:val="24"/>
                </w:rPr>
                <w:t>3</w:t>
              </w:r>
            </w:ins>
          </w:p>
        </w:tc>
        <w:tc>
          <w:tcPr>
            <w:tcW w:w="950" w:type="dxa"/>
            <w:shd w:val="clear" w:color="auto" w:fill="auto"/>
          </w:tcPr>
          <w:p w14:paraId="304A2B88" w14:textId="77777777" w:rsidR="00C20CDE" w:rsidRPr="00AB2DFE" w:rsidRDefault="00C20CDE" w:rsidP="00C20CDE">
            <w:pPr>
              <w:snapToGrid w:val="0"/>
              <w:spacing w:beforeLines="50" w:before="156" w:line="360" w:lineRule="auto"/>
              <w:jc w:val="left"/>
              <w:rPr>
                <w:rFonts w:ascii="宋体" w:hAnsi="宋体"/>
                <w:b/>
                <w:sz w:val="24"/>
              </w:rPr>
            </w:pPr>
          </w:p>
        </w:tc>
        <w:tc>
          <w:tcPr>
            <w:tcW w:w="1119" w:type="dxa"/>
            <w:shd w:val="clear" w:color="auto" w:fill="auto"/>
          </w:tcPr>
          <w:p w14:paraId="2874D4B4" w14:textId="77777777" w:rsidR="00C20CDE" w:rsidRPr="00AB2DFE" w:rsidRDefault="00C20CDE" w:rsidP="00C20CDE">
            <w:pPr>
              <w:snapToGrid w:val="0"/>
              <w:spacing w:beforeLines="50" w:before="156" w:line="360" w:lineRule="auto"/>
              <w:jc w:val="left"/>
              <w:rPr>
                <w:rFonts w:ascii="宋体" w:hAnsi="宋体"/>
                <w:b/>
                <w:sz w:val="24"/>
              </w:rPr>
            </w:pPr>
          </w:p>
        </w:tc>
        <w:tc>
          <w:tcPr>
            <w:tcW w:w="1345" w:type="dxa"/>
            <w:shd w:val="clear" w:color="auto" w:fill="auto"/>
          </w:tcPr>
          <w:p w14:paraId="2510BE21" w14:textId="77777777" w:rsidR="00C20CDE" w:rsidRPr="00AB2DFE" w:rsidRDefault="00C20CDE" w:rsidP="00C20CDE">
            <w:pPr>
              <w:snapToGrid w:val="0"/>
              <w:spacing w:beforeLines="50" w:before="156" w:line="360" w:lineRule="auto"/>
              <w:jc w:val="left"/>
              <w:rPr>
                <w:rFonts w:ascii="宋体" w:hAnsi="宋体"/>
                <w:b/>
                <w:sz w:val="24"/>
              </w:rPr>
            </w:pPr>
          </w:p>
        </w:tc>
        <w:tc>
          <w:tcPr>
            <w:tcW w:w="1345" w:type="dxa"/>
            <w:shd w:val="clear" w:color="auto" w:fill="auto"/>
          </w:tcPr>
          <w:p w14:paraId="0E5ACF6F" w14:textId="77777777" w:rsidR="00C20CDE" w:rsidRPr="00AB2DFE" w:rsidRDefault="00C20CDE" w:rsidP="00C20CDE">
            <w:pPr>
              <w:snapToGrid w:val="0"/>
              <w:spacing w:beforeLines="50" w:before="156" w:line="360" w:lineRule="auto"/>
              <w:jc w:val="left"/>
              <w:rPr>
                <w:rFonts w:ascii="宋体" w:hAnsi="宋体"/>
                <w:b/>
                <w:sz w:val="24"/>
              </w:rPr>
            </w:pPr>
          </w:p>
        </w:tc>
      </w:tr>
    </w:tbl>
    <w:p w14:paraId="106B93D4" w14:textId="77777777" w:rsidR="00C27AB3" w:rsidRDefault="00C27AB3" w:rsidP="00CF797B">
      <w:pPr>
        <w:snapToGrid w:val="0"/>
        <w:spacing w:beforeLines="50" w:before="156" w:line="360" w:lineRule="auto"/>
        <w:jc w:val="left"/>
        <w:rPr>
          <w:rFonts w:ascii="宋体" w:hAnsi="宋体"/>
          <w:b/>
          <w:sz w:val="24"/>
        </w:rPr>
      </w:pPr>
    </w:p>
    <w:p w14:paraId="0A12EE41" w14:textId="77777777" w:rsidR="00C27AB3" w:rsidRDefault="00C27AB3" w:rsidP="00CF797B">
      <w:pPr>
        <w:snapToGrid w:val="0"/>
        <w:spacing w:beforeLines="50" w:before="156" w:line="360" w:lineRule="auto"/>
        <w:jc w:val="left"/>
        <w:rPr>
          <w:rFonts w:ascii="宋体" w:hAnsi="宋体"/>
          <w:b/>
          <w:sz w:val="24"/>
        </w:rPr>
      </w:pPr>
    </w:p>
    <w:p w14:paraId="134AFCF9" w14:textId="193864FD" w:rsidR="00DB1CA6" w:rsidRDefault="00812486" w:rsidP="00DB1CA6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  <w:del w:id="193" w:author="个人用户" w:date="2020-02-12T11:26:00Z">
        <w:r w:rsidRPr="00DB1CA6" w:rsidDel="009132E2">
          <w:rPr>
            <w:rFonts w:ascii="宋体" w:hAnsi="宋体" w:hint="eastAsia"/>
            <w:b/>
            <w:szCs w:val="21"/>
          </w:rPr>
          <w:delText>【</w:delText>
        </w:r>
        <w:r w:rsidR="00B87104" w:rsidRPr="00DB1CA6" w:rsidDel="009132E2">
          <w:rPr>
            <w:rFonts w:ascii="宋体" w:hAnsi="宋体" w:hint="eastAsia"/>
            <w:b/>
            <w:szCs w:val="21"/>
          </w:rPr>
          <w:delText>3</w:delText>
        </w:r>
      </w:del>
      <w:ins w:id="194" w:author="个人用户" w:date="2020-02-12T11:26:00Z">
        <w:r w:rsidR="009132E2" w:rsidRPr="00DB1CA6">
          <w:rPr>
            <w:rFonts w:ascii="宋体" w:hAnsi="宋体" w:hint="eastAsia"/>
            <w:b/>
            <w:szCs w:val="21"/>
          </w:rPr>
          <w:t>【</w:t>
        </w:r>
        <w:r w:rsidR="009132E2">
          <w:rPr>
            <w:rFonts w:ascii="宋体" w:hAnsi="宋体" w:hint="eastAsia"/>
            <w:b/>
            <w:szCs w:val="21"/>
          </w:rPr>
          <w:t>4</w:t>
        </w:r>
      </w:ins>
      <w:r w:rsidRPr="00DB1CA6">
        <w:rPr>
          <w:rFonts w:ascii="宋体" w:hAnsi="宋体" w:hint="eastAsia"/>
          <w:b/>
          <w:szCs w:val="21"/>
        </w:rPr>
        <w:t>】</w:t>
      </w:r>
      <w:r w:rsidR="00DB1CA6">
        <w:rPr>
          <w:rFonts w:ascii="宋体" w:hAnsi="宋体" w:hint="eastAsia"/>
          <w:b/>
          <w:szCs w:val="21"/>
        </w:rPr>
        <w:t>流速对支撑剂水平运移和沉降速度的影响</w:t>
      </w:r>
    </w:p>
    <w:p w14:paraId="3ED78944" w14:textId="77777777" w:rsidR="00DB1CA6" w:rsidRDefault="00DB1CA6" w:rsidP="00DB1CA6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  <w:r>
        <w:rPr>
          <w:rFonts w:ascii="宋体" w:hAnsi="宋体" w:hint="eastAsia"/>
          <w:b/>
          <w:szCs w:val="21"/>
        </w:rPr>
        <w:t>（1）流速与水平速度关系回归式</w:t>
      </w:r>
    </w:p>
    <w:p w14:paraId="6DB9C101" w14:textId="42FC6166" w:rsidR="00DB1CA6" w:rsidRDefault="005A6A10" w:rsidP="00137AA4">
      <w:pPr>
        <w:snapToGrid w:val="0"/>
        <w:spacing w:beforeLines="50" w:before="156" w:line="360" w:lineRule="auto"/>
        <w:jc w:val="center"/>
        <w:rPr>
          <w:rFonts w:ascii="宋体" w:hAnsi="宋体"/>
          <w:b/>
          <w:szCs w:val="21"/>
        </w:rPr>
      </w:pPr>
      <w:del w:id="195" w:author="li liangbin" w:date="2020-02-21T17:36:00Z">
        <w:r>
          <w:rPr>
            <w:rFonts w:ascii="宋体" w:hAnsi="宋体"/>
            <w:b/>
            <w:szCs w:val="21"/>
          </w:rPr>
          <w:pict w14:anchorId="35F6BDD9">
            <v:shape id="_x0000_i1134" type="#_x0000_t75" style="width:294pt;height:178.2pt">
              <v:imagedata r:id="rId9" o:title="wen流速-Vx回归"/>
              <o:lock v:ext="edit" aspectratio="f"/>
            </v:shape>
          </w:pict>
        </w:r>
      </w:del>
      <w:ins w:id="196" w:author="li liangbin" w:date="2020-02-21T17:36:00Z">
        <w:r w:rsidR="001F7DA2">
          <w:rPr>
            <w:rFonts w:ascii="宋体" w:hAnsi="宋体" w:hint="eastAsia"/>
            <w:b/>
            <w:szCs w:val="21"/>
          </w:rPr>
          <w:t/>
        </w:r>
        <w:r>
          <w:drawing>
            <wp:inline xmlns:a="http://schemas.openxmlformats.org/drawingml/2006/main" xmlns:pic="http://schemas.openxmlformats.org/drawingml/2006/picture">
              <wp:extent cx="3600000" cy="2250000"/>
              <wp:docPr id="1" name="Picture 1"/>
              <wp:cNvGraphicFramePr>
                <a:graphicFrameLocks noChangeAspect="1"/>
              </wp:cNvGraphicFramePr>
              <a:graphic>
                <a:graphicData uri="http://schemas.openxmlformats.org/drawingml/2006/picture">
                  <pic:pic>
                    <pic:nvPicPr>
                      <pic:cNvPr id="0" name="流速与水平速度关系回归式.png"/>
                      <pic:cNvPicPr/>
                    </pic:nvPicPr>
                    <pic:blipFill>
                      <a:blip r:embed="rId4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600000" cy="2250000"/>
                      </a:xfrm>
                      <a:prstGeom prst="rect"/>
                    </pic:spPr>
                  </pic:pic>
                </a:graphicData>
              </a:graphic>
            </wp:inline>
          </w:drawing>
        </w:r>
        <w:r>
          <w:t xml:space="preserve"/>
        </w:r>
      </w:ins>
    </w:p>
    <w:p w14:paraId="0A2E3243" w14:textId="10471C6B" w:rsidR="00DB1CA6" w:rsidRDefault="009140F7" w:rsidP="00DB1CA6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  <w:r>
        <w:rPr>
          <w:rFonts w:ascii="宋体" w:hAnsi="宋体" w:hint="eastAsia"/>
          <w:b/>
          <w:szCs w:val="21"/>
        </w:rPr>
        <w:t>回归关系式：Y=</w:t>
      </w:r>
      <w:del w:id="197" w:author="li liangbin" w:date="2020-02-21T17:36:00Z">
        <w:r w:rsidR="005B0D1E" w:rsidDel="001F7DA2">
          <w:rPr>
            <w:rFonts w:ascii="宋体" w:hAnsi="宋体" w:hint="eastAsia"/>
            <w:b/>
            <w:szCs w:val="21"/>
          </w:rPr>
          <w:delText>1.912</w:delText>
        </w:r>
      </w:del>
      <w:r w:rsidR="00EB0ACB">
        <w:rPr>
          <w:rFonts w:ascii="宋体" w:hAnsi="宋体" w:hint="eastAsia"/>
          <w:b/>
          <w:szCs w:val="21"/>
        </w:rPr>
        <w:t xml:space="preserve"> </w:t>
      </w:r>
      <w:ins w:id="198" w:author="li liangbin" w:date="2020-02-21T17:42:00Z">
        <w:r w:rsidR="001F7DA2">
          <w:rPr>
            <w:rFonts w:ascii="宋体" w:hAnsi="宋体"/>
            <w:b/>
            <w:szCs w:val="21"/>
          </w:rPr>
          <w:t>0.5</w:t>
        </w:r>
      </w:ins>
      <w:r>
        <w:rPr>
          <w:rFonts w:ascii="宋体" w:hAnsi="宋体" w:hint="eastAsia"/>
          <w:b/>
          <w:szCs w:val="21"/>
        </w:rPr>
        <w:t>*</w:t>
      </w:r>
      <w:r w:rsidR="00EB0ACB">
        <w:rPr>
          <w:rFonts w:ascii="宋体" w:hAnsi="宋体" w:hint="eastAsia"/>
          <w:b/>
          <w:szCs w:val="21"/>
        </w:rPr>
        <w:t xml:space="preserve"> </w:t>
      </w:r>
      <w:r>
        <w:rPr>
          <w:rFonts w:ascii="宋体" w:hAnsi="宋体" w:hint="eastAsia"/>
          <w:b/>
          <w:szCs w:val="21"/>
        </w:rPr>
        <w:t>X</w:t>
      </w:r>
      <w:r w:rsidR="00EB0ACB">
        <w:rPr>
          <w:rFonts w:ascii="宋体" w:hAnsi="宋体" w:hint="eastAsia"/>
          <w:b/>
          <w:szCs w:val="21"/>
        </w:rPr>
        <w:t xml:space="preserve"> </w:t>
      </w:r>
      <w:r>
        <w:rPr>
          <w:rFonts w:ascii="宋体" w:hAnsi="宋体" w:hint="eastAsia"/>
          <w:b/>
          <w:szCs w:val="21"/>
        </w:rPr>
        <w:t>+</w:t>
      </w:r>
      <w:r w:rsidR="00EB0ACB">
        <w:rPr>
          <w:rFonts w:ascii="宋体" w:hAnsi="宋体" w:hint="eastAsia"/>
          <w:b/>
          <w:szCs w:val="21"/>
        </w:rPr>
        <w:t xml:space="preserve"> </w:t>
      </w:r>
      <w:ins w:id="201" w:author="li liangbin" w:date="2020-02-21T17:42:00Z">
        <w:r w:rsidR="001F7DA2">
          <w:rPr>
            <w:rFonts w:ascii="宋体" w:hAnsi="宋体"/>
            <w:b/>
            <w:szCs w:val="21"/>
          </w:rPr>
          <w:t>-1.5</w:t>
        </w:r>
      </w:ins>
      <w:del w:id="204" w:author="li liangbin" w:date="2020-02-21T17:37:00Z">
        <w:r w:rsidR="005B0D1E" w:rsidDel="001F7DA2">
          <w:rPr>
            <w:rFonts w:ascii="宋体" w:hAnsi="宋体" w:hint="eastAsia"/>
            <w:b/>
            <w:szCs w:val="21"/>
          </w:rPr>
          <w:delText>-.122</w:delText>
        </w:r>
      </w:del>
    </w:p>
    <w:p w14:paraId="294AE139" w14:textId="77777777" w:rsidR="006B2689" w:rsidRDefault="006B2689" w:rsidP="006B2689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  <w:r>
        <w:rPr>
          <w:rFonts w:ascii="宋体" w:hAnsi="宋体" w:hint="eastAsia"/>
          <w:b/>
          <w:szCs w:val="21"/>
        </w:rPr>
        <w:t>（2）流速与垂直速度关系回归式</w:t>
      </w:r>
    </w:p>
    <w:p w14:paraId="38AF19FB" w14:textId="1E76A996" w:rsidR="006B2689" w:rsidRDefault="005A6A10" w:rsidP="006B2689">
      <w:pPr>
        <w:snapToGrid w:val="0"/>
        <w:spacing w:beforeLines="50" w:before="156" w:line="360" w:lineRule="auto"/>
        <w:jc w:val="center"/>
        <w:rPr>
          <w:rFonts w:ascii="宋体" w:hAnsi="宋体"/>
          <w:b/>
          <w:szCs w:val="21"/>
        </w:rPr>
      </w:pPr>
      <w:del w:id="205" w:author="li liangbin" w:date="2020-02-21T17:37:00Z">
        <w:r>
          <w:rPr>
            <w:rFonts w:ascii="宋体" w:hAnsi="宋体"/>
            <w:b/>
            <w:szCs w:val="21"/>
          </w:rPr>
          <w:pict w14:anchorId="55DE0173">
            <v:shape id="_x0000_i1135" type="#_x0000_t75" style="width:294pt;height:178.2pt">
              <v:imagedata r:id="rId10" o:title="wen流速-Vy回归"/>
              <o:lock v:ext="edit" aspectratio="f"/>
            </v:shape>
          </w:pict>
        </w:r>
      </w:del>
      <w:ins w:id="206" w:author="li liangbin" w:date="2020-02-21T17:37:00Z">
        <w:r w:rsidR="001F7DA2">
          <w:rPr>
            <w:rFonts w:ascii="宋体" w:hAnsi="宋体"/>
            <w:b/>
            <w:szCs w:val="21"/>
          </w:rPr>
          <w:t/>
        </w:r>
        <w:r>
          <w:drawing>
            <wp:inline xmlns:a="http://schemas.openxmlformats.org/drawingml/2006/main" xmlns:pic="http://schemas.openxmlformats.org/drawingml/2006/picture">
              <wp:extent cx="3600000" cy="2250000"/>
              <wp:docPr id="1" name="Picture 1"/>
              <wp:cNvGraphicFramePr>
                <a:graphicFrameLocks noChangeAspect="1"/>
              </wp:cNvGraphicFramePr>
              <a:graphic>
                <a:graphicData uri="http://schemas.openxmlformats.org/drawingml/2006/picture">
                  <pic:pic>
                    <pic:nvPicPr>
                      <pic:cNvPr id="0" name="流速与垂直速度关系回归式.png"/>
                      <pic:cNvPicPr/>
                    </pic:nvPicPr>
                    <pic:blipFill>
                      <a:blip r:embed="rId4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600000" cy="2250000"/>
                      </a:xfrm>
                      <a:prstGeom prst="rect"/>
                    </pic:spPr>
                  </pic:pic>
                </a:graphicData>
              </a:graphic>
            </wp:inline>
          </w:drawing>
        </w:r>
        <w:r>
          <w:t xml:space="preserve"/>
        </w:r>
      </w:ins>
    </w:p>
    <w:p w14:paraId="30847698" w14:textId="5D65904B" w:rsidR="006B2689" w:rsidRDefault="006B2689" w:rsidP="006B2689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  <w:r>
        <w:rPr>
          <w:rFonts w:ascii="宋体" w:hAnsi="宋体" w:hint="eastAsia"/>
          <w:b/>
          <w:szCs w:val="21"/>
        </w:rPr>
        <w:t>回归关系式：Y=</w:t>
      </w:r>
      <w:ins w:id="207" w:author="li liangbin" w:date="2020-02-21T17:37:00Z">
        <w:r w:rsidR="001F7DA2" w:rsidRPr="001F7DA2">
          <w:rPr>
            <w:rFonts w:ascii="宋体" w:hAnsi="宋体"/>
            <w:b/>
            <w:szCs w:val="21"/>
          </w:rPr>
          <w:t xml:space="preserve"> </w:t>
        </w:r>
      </w:ins>
      <w:ins w:id="208" w:author="li liangbin" w:date="2020-02-21T17:41:00Z">
        <w:r w:rsidR="001F7DA2">
          <w:rPr>
            <w:rFonts w:ascii="宋体" w:hAnsi="宋体"/>
            <w:b/>
            <w:szCs w:val="21"/>
          </w:rPr>
          <w:t>0.5</w:t>
        </w:r>
      </w:ins>
      <w:del w:id="212" w:author="li liangbin" w:date="2020-02-21T17:37:00Z">
        <w:r w:rsidR="005B0D1E" w:rsidDel="001F7DA2">
          <w:rPr>
            <w:rFonts w:ascii="宋体" w:hAnsi="宋体" w:hint="eastAsia"/>
            <w:b/>
            <w:szCs w:val="21"/>
          </w:rPr>
          <w:delText>1.115</w:delText>
        </w:r>
      </w:del>
      <w:r>
        <w:rPr>
          <w:rFonts w:ascii="宋体" w:hAnsi="宋体" w:hint="eastAsia"/>
          <w:b/>
          <w:szCs w:val="21"/>
        </w:rPr>
        <w:t xml:space="preserve"> * X + </w:t>
      </w:r>
      <w:ins w:id="213" w:author="li liangbin" w:date="2020-02-21T17:41:00Z">
        <w:r w:rsidR="001F7DA2">
          <w:rPr>
            <w:rFonts w:ascii="宋体" w:hAnsi="宋体"/>
            <w:b/>
            <w:szCs w:val="21"/>
          </w:rPr>
          <w:t>-1.5</w:t>
        </w:r>
      </w:ins>
      <w:del w:id="218" w:author="li liangbin" w:date="2020-02-21T17:38:00Z">
        <w:r w:rsidR="005B0D1E" w:rsidDel="001F7DA2">
          <w:rPr>
            <w:rFonts w:ascii="宋体" w:hAnsi="宋体" w:hint="eastAsia"/>
            <w:b/>
            <w:szCs w:val="21"/>
          </w:rPr>
          <w:delText>-.108</w:delText>
        </w:r>
      </w:del>
    </w:p>
    <w:p w14:paraId="64C678D6" w14:textId="77777777" w:rsidR="00DB1CA6" w:rsidRDefault="00DB1CA6" w:rsidP="00DB1CA6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</w:p>
    <w:p w14:paraId="2D169EDB" w14:textId="09D4EDB7" w:rsidR="009D2014" w:rsidRDefault="009D2014" w:rsidP="009D2014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  <w:del w:id="219" w:author="个人用户" w:date="2020-02-12T11:26:00Z">
        <w:r w:rsidRPr="00DB1CA6" w:rsidDel="009132E2">
          <w:rPr>
            <w:rFonts w:ascii="宋体" w:hAnsi="宋体" w:hint="eastAsia"/>
            <w:b/>
            <w:szCs w:val="21"/>
          </w:rPr>
          <w:delText>【</w:delText>
        </w:r>
        <w:r w:rsidDel="009132E2">
          <w:rPr>
            <w:rFonts w:ascii="宋体" w:hAnsi="宋体" w:hint="eastAsia"/>
            <w:b/>
            <w:szCs w:val="21"/>
          </w:rPr>
          <w:delText>4</w:delText>
        </w:r>
      </w:del>
      <w:ins w:id="220" w:author="个人用户" w:date="2020-02-12T11:26:00Z">
        <w:r w:rsidR="009132E2" w:rsidRPr="00DB1CA6">
          <w:rPr>
            <w:rFonts w:ascii="宋体" w:hAnsi="宋体" w:hint="eastAsia"/>
            <w:b/>
            <w:szCs w:val="21"/>
          </w:rPr>
          <w:t>【</w:t>
        </w:r>
        <w:r w:rsidR="009132E2">
          <w:rPr>
            <w:rFonts w:ascii="宋体" w:hAnsi="宋体" w:hint="eastAsia"/>
            <w:b/>
            <w:szCs w:val="21"/>
          </w:rPr>
          <w:t>5</w:t>
        </w:r>
      </w:ins>
      <w:r w:rsidRPr="00DB1CA6">
        <w:rPr>
          <w:rFonts w:ascii="宋体" w:hAnsi="宋体" w:hint="eastAsia"/>
          <w:b/>
          <w:szCs w:val="21"/>
        </w:rPr>
        <w:t>】</w:t>
      </w:r>
      <w:r>
        <w:rPr>
          <w:rFonts w:ascii="宋体" w:hAnsi="宋体" w:hint="eastAsia"/>
          <w:b/>
          <w:szCs w:val="21"/>
        </w:rPr>
        <w:t>砂比对支撑剂水平运移和沉降速度的影响</w:t>
      </w:r>
    </w:p>
    <w:p w14:paraId="57D90DBA" w14:textId="77777777" w:rsidR="009D2014" w:rsidRDefault="009D2014" w:rsidP="009D2014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  <w:r>
        <w:rPr>
          <w:rFonts w:ascii="宋体" w:hAnsi="宋体" w:hint="eastAsia"/>
          <w:b/>
          <w:szCs w:val="21"/>
        </w:rPr>
        <w:t>（1）砂比与水平速度关系回归式</w:t>
      </w:r>
    </w:p>
    <w:p w14:paraId="3CF06E10" w14:textId="72628744" w:rsidR="009D2014" w:rsidRDefault="005A6A10" w:rsidP="009D2014">
      <w:pPr>
        <w:snapToGrid w:val="0"/>
        <w:spacing w:beforeLines="50" w:before="156" w:line="360" w:lineRule="auto"/>
        <w:jc w:val="center"/>
        <w:rPr>
          <w:rFonts w:ascii="宋体" w:hAnsi="宋体"/>
          <w:b/>
          <w:szCs w:val="21"/>
        </w:rPr>
      </w:pPr>
      <w:del w:id="221" w:author="li liangbin" w:date="2020-02-21T17:38:00Z">
        <w:r>
          <w:rPr>
            <w:rFonts w:ascii="宋体" w:hAnsi="宋体"/>
            <w:b/>
            <w:szCs w:val="21"/>
          </w:rPr>
          <w:pict w14:anchorId="40EA8DE4">
            <v:shape id="_x0000_i1136" type="#_x0000_t75" style="width:294pt;height:178.2pt">
              <v:imagedata r:id="rId11" o:title="wen砂比-Vx回归"/>
              <o:lock v:ext="edit" aspectratio="f"/>
            </v:shape>
          </w:pict>
        </w:r>
      </w:del>
      <w:ins w:id="222" w:author="li liangbin" w:date="2020-02-21T17:38:00Z">
        <w:r w:rsidR="001F7DA2">
          <w:rPr>
            <w:rFonts w:ascii="宋体" w:hAnsi="宋体"/>
            <w:b/>
            <w:szCs w:val="21"/>
          </w:rPr>
          <w:t/>
        </w:r>
        <w:r>
          <w:drawing>
            <wp:inline xmlns:a="http://schemas.openxmlformats.org/drawingml/2006/main" xmlns:pic="http://schemas.openxmlformats.org/drawingml/2006/picture">
              <wp:extent cx="3600000" cy="2250000"/>
              <wp:docPr id="1" name="Picture 1"/>
              <wp:cNvGraphicFramePr>
                <a:graphicFrameLocks noChangeAspect="1"/>
              </wp:cNvGraphicFramePr>
              <a:graphic>
                <a:graphicData uri="http://schemas.openxmlformats.org/drawingml/2006/picture">
                  <pic:pic>
                    <pic:nvPicPr>
                      <pic:cNvPr id="0" name="砂比与水平速度关系回归式.png"/>
                      <pic:cNvPicPr/>
                    </pic:nvPicPr>
                    <pic:blipFill>
                      <a:blip r:embed="rId5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600000" cy="2250000"/>
                      </a:xfrm>
                      <a:prstGeom prst="rect"/>
                    </pic:spPr>
                  </pic:pic>
                </a:graphicData>
              </a:graphic>
            </wp:inline>
          </w:drawing>
        </w:r>
        <w:r>
          <w:t xml:space="preserve"/>
        </w:r>
      </w:ins>
    </w:p>
    <w:p w14:paraId="6EBB3F51" w14:textId="72EA821E" w:rsidR="009D2014" w:rsidRDefault="009D2014" w:rsidP="009D2014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  <w:r>
        <w:rPr>
          <w:rFonts w:ascii="宋体" w:hAnsi="宋体" w:hint="eastAsia"/>
          <w:b/>
          <w:szCs w:val="21"/>
        </w:rPr>
        <w:t>回归关系式：Y=</w:t>
      </w:r>
      <w:ins w:id="223" w:author="li liangbin" w:date="2020-02-21T17:38:00Z">
        <w:r w:rsidR="001F7DA2" w:rsidRPr="001F7DA2">
          <w:rPr>
            <w:rFonts w:ascii="宋体" w:hAnsi="宋体"/>
            <w:b/>
            <w:szCs w:val="21"/>
          </w:rPr>
          <w:t xml:space="preserve"> </w:t>
        </w:r>
      </w:ins>
      <w:ins w:id="224" w:author="li liangbin" w:date="2020-02-21T17:41:00Z">
        <w:r w:rsidR="001F7DA2">
          <w:rPr>
            <w:rFonts w:ascii="宋体" w:hAnsi="宋体"/>
            <w:b/>
            <w:szCs w:val="21"/>
          </w:rPr>
          <w:t>0.0</w:t>
        </w:r>
      </w:ins>
      <w:r>
        <w:rPr>
          <w:rFonts w:ascii="宋体" w:hAnsi="宋体" w:hint="eastAsia"/>
          <w:b/>
          <w:szCs w:val="21"/>
        </w:rPr>
        <w:t xml:space="preserve">* X + </w:t>
      </w:r>
      <w:ins w:id="228" w:author="li liangbin" w:date="2020-02-21T17:41:00Z">
        <w:r w:rsidR="001F7DA2">
          <w:rPr>
            <w:rFonts w:ascii="宋体" w:hAnsi="宋体"/>
            <w:b/>
            <w:szCs w:val="21"/>
          </w:rPr>
          <w:t>3.0</w:t>
        </w:r>
      </w:ins>
      <w:del w:id="231" w:author="li liangbin" w:date="2020-02-21T17:38:00Z">
        <w:r w:rsidR="005B0D1E" w:rsidDel="001F7DA2">
          <w:rPr>
            <w:rFonts w:ascii="宋体" w:hAnsi="宋体" w:hint="eastAsia"/>
            <w:b/>
            <w:szCs w:val="21"/>
          </w:rPr>
          <w:delText>-.008</w:delText>
        </w:r>
      </w:del>
    </w:p>
    <w:p w14:paraId="2078E8A9" w14:textId="77777777" w:rsidR="009D2014" w:rsidRDefault="009D2014" w:rsidP="009D2014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  <w:r>
        <w:rPr>
          <w:rFonts w:ascii="宋体" w:hAnsi="宋体" w:hint="eastAsia"/>
          <w:b/>
          <w:szCs w:val="21"/>
        </w:rPr>
        <w:t>（2）砂比与垂直速度关系回归式</w:t>
      </w:r>
    </w:p>
    <w:p w14:paraId="598253F7" w14:textId="57270BCE" w:rsidR="009D2014" w:rsidRDefault="005A6A10" w:rsidP="009D2014">
      <w:pPr>
        <w:snapToGrid w:val="0"/>
        <w:spacing w:beforeLines="50" w:before="156" w:line="360" w:lineRule="auto"/>
        <w:jc w:val="center"/>
        <w:rPr>
          <w:rFonts w:ascii="宋体" w:hAnsi="宋体"/>
          <w:b/>
          <w:szCs w:val="21"/>
        </w:rPr>
      </w:pPr>
      <w:del w:id="232" w:author="li liangbin" w:date="2020-02-21T17:38:00Z">
        <w:r>
          <w:rPr>
            <w:rFonts w:ascii="宋体" w:hAnsi="宋体"/>
            <w:b/>
            <w:szCs w:val="21"/>
          </w:rPr>
          <w:lastRenderedPageBreak/>
          <w:pict w14:anchorId="01523A00">
            <v:shape id="_x0000_i1137" type="#_x0000_t75" style="width:294pt;height:178.2pt">
              <v:imagedata r:id="rId12" o:title="wen砂比-Vy回归"/>
              <o:lock v:ext="edit" aspectratio="f"/>
            </v:shape>
          </w:pict>
        </w:r>
      </w:del>
      <w:ins w:id="233" w:author="li liangbin" w:date="2020-02-21T17:38:00Z">
        <w:r w:rsidR="001F7DA2">
          <w:rPr>
            <w:rFonts w:ascii="宋体" w:hAnsi="宋体"/>
            <w:b/>
            <w:szCs w:val="21"/>
          </w:rPr>
          <w:t/>
        </w:r>
        <w:r>
          <w:drawing>
            <wp:inline xmlns:a="http://schemas.openxmlformats.org/drawingml/2006/main" xmlns:pic="http://schemas.openxmlformats.org/drawingml/2006/picture">
              <wp:extent cx="3600000" cy="2250000"/>
              <wp:docPr id="1" name="Picture 1"/>
              <wp:cNvGraphicFramePr>
                <a:graphicFrameLocks noChangeAspect="1"/>
              </wp:cNvGraphicFramePr>
              <a:graphic>
                <a:graphicData uri="http://schemas.openxmlformats.org/drawingml/2006/picture">
                  <pic:pic>
                    <pic:nvPicPr>
                      <pic:cNvPr id="0" name="砂比与垂直速度关系回归式.png"/>
                      <pic:cNvPicPr/>
                    </pic:nvPicPr>
                    <pic:blipFill>
                      <a:blip r:embed="rId5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600000" cy="2250000"/>
                      </a:xfrm>
                      <a:prstGeom prst="rect"/>
                    </pic:spPr>
                  </pic:pic>
                </a:graphicData>
              </a:graphic>
            </wp:inline>
          </w:drawing>
        </w:r>
        <w:r>
          <w:t xml:space="preserve"/>
        </w:r>
      </w:ins>
    </w:p>
    <w:p w14:paraId="77DC09E3" w14:textId="3FCD28DB" w:rsidR="009D2014" w:rsidRDefault="009D2014" w:rsidP="009D2014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  <w:r>
        <w:rPr>
          <w:rFonts w:ascii="宋体" w:hAnsi="宋体" w:hint="eastAsia"/>
          <w:b/>
          <w:szCs w:val="21"/>
        </w:rPr>
        <w:t>回归关系式：Y=</w:t>
      </w:r>
      <w:ins w:id="236" w:author="li liangbin" w:date="2020-02-21T17:39:00Z">
        <w:r w:rsidR="001F7DA2" w:rsidRPr="001F7DA2">
          <w:rPr>
            <w:rFonts w:ascii="宋体" w:hAnsi="宋体"/>
            <w:b/>
            <w:szCs w:val="21"/>
          </w:rPr>
          <w:t xml:space="preserve"> </w:t>
        </w:r>
      </w:ins>
      <w:ins w:id="237" w:author="li liangbin" w:date="2020-02-21T17:41:00Z">
        <w:r w:rsidR="001F7DA2">
          <w:rPr>
            <w:rFonts w:ascii="宋体" w:hAnsi="宋体"/>
            <w:b/>
            <w:szCs w:val="21"/>
          </w:rPr>
          <w:t>0.0</w:t>
        </w:r>
      </w:ins>
      <w:r>
        <w:rPr>
          <w:rFonts w:ascii="宋体" w:hAnsi="宋体" w:hint="eastAsia"/>
          <w:b/>
          <w:szCs w:val="21"/>
        </w:rPr>
        <w:t xml:space="preserve">* X + </w:t>
      </w:r>
      <w:ins w:id="241" w:author="li liangbin" w:date="2020-02-21T17:41:00Z">
        <w:r w:rsidR="001F7DA2">
          <w:rPr>
            <w:rFonts w:ascii="宋体" w:hAnsi="宋体"/>
            <w:b/>
            <w:szCs w:val="21"/>
          </w:rPr>
          <w:t>3.0</w:t>
        </w:r>
      </w:ins>
      <w:del w:id="244" w:author="li liangbin" w:date="2020-02-21T17:39:00Z">
        <w:r w:rsidR="005B0D1E" w:rsidDel="001F7DA2">
          <w:rPr>
            <w:rFonts w:ascii="宋体" w:hAnsi="宋体" w:hint="eastAsia"/>
            <w:b/>
            <w:szCs w:val="21"/>
          </w:rPr>
          <w:delText>.016</w:delText>
        </w:r>
      </w:del>
    </w:p>
    <w:p w14:paraId="4F743D87" w14:textId="77777777" w:rsidR="009D2014" w:rsidRDefault="009D2014" w:rsidP="00DB1CA6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</w:p>
    <w:p w14:paraId="39694BD2" w14:textId="7611F171" w:rsidR="00237B5D" w:rsidRDefault="00237B5D" w:rsidP="00237B5D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  <w:del w:id="245" w:author="个人用户" w:date="2020-02-12T11:26:00Z">
        <w:r w:rsidRPr="00DB1CA6" w:rsidDel="009132E2">
          <w:rPr>
            <w:rFonts w:ascii="宋体" w:hAnsi="宋体" w:hint="eastAsia"/>
            <w:b/>
            <w:szCs w:val="21"/>
          </w:rPr>
          <w:delText>【</w:delText>
        </w:r>
        <w:r w:rsidDel="009132E2">
          <w:rPr>
            <w:rFonts w:ascii="宋体" w:hAnsi="宋体" w:hint="eastAsia"/>
            <w:b/>
            <w:szCs w:val="21"/>
          </w:rPr>
          <w:delText>5</w:delText>
        </w:r>
      </w:del>
      <w:ins w:id="246" w:author="个人用户" w:date="2020-02-12T11:26:00Z">
        <w:r w:rsidR="009132E2" w:rsidRPr="00DB1CA6">
          <w:rPr>
            <w:rFonts w:ascii="宋体" w:hAnsi="宋体" w:hint="eastAsia"/>
            <w:b/>
            <w:szCs w:val="21"/>
          </w:rPr>
          <w:t>【</w:t>
        </w:r>
        <w:r w:rsidR="009132E2">
          <w:rPr>
            <w:rFonts w:ascii="宋体" w:hAnsi="宋体" w:hint="eastAsia"/>
            <w:b/>
            <w:szCs w:val="21"/>
          </w:rPr>
          <w:t>6</w:t>
        </w:r>
      </w:ins>
      <w:r w:rsidRPr="00DB1CA6">
        <w:rPr>
          <w:rFonts w:ascii="宋体" w:hAnsi="宋体" w:hint="eastAsia"/>
          <w:b/>
          <w:szCs w:val="21"/>
        </w:rPr>
        <w:t>】</w:t>
      </w:r>
      <w:r>
        <w:rPr>
          <w:rFonts w:ascii="宋体" w:hAnsi="宋体" w:hint="eastAsia"/>
          <w:b/>
          <w:szCs w:val="21"/>
        </w:rPr>
        <w:t>支撑剂密度对支撑剂水平运移和沉降速度的影响</w:t>
      </w:r>
    </w:p>
    <w:p w14:paraId="178E80B9" w14:textId="77777777" w:rsidR="00237B5D" w:rsidRDefault="00237B5D" w:rsidP="00237B5D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  <w:r>
        <w:rPr>
          <w:rFonts w:ascii="宋体" w:hAnsi="宋体" w:hint="eastAsia"/>
          <w:b/>
          <w:szCs w:val="21"/>
        </w:rPr>
        <w:t>（1）</w:t>
      </w:r>
      <w:r w:rsidR="00D623E5">
        <w:rPr>
          <w:rFonts w:ascii="宋体" w:hAnsi="宋体" w:hint="eastAsia"/>
          <w:b/>
          <w:szCs w:val="21"/>
        </w:rPr>
        <w:t>支撑剂密度</w:t>
      </w:r>
      <w:r>
        <w:rPr>
          <w:rFonts w:ascii="宋体" w:hAnsi="宋体" w:hint="eastAsia"/>
          <w:b/>
          <w:szCs w:val="21"/>
        </w:rPr>
        <w:t>与水平速度关系回归式</w:t>
      </w:r>
    </w:p>
    <w:p w14:paraId="50ECECFB" w14:textId="5631A076" w:rsidR="00237B5D" w:rsidRDefault="005A6A10" w:rsidP="00237B5D">
      <w:pPr>
        <w:snapToGrid w:val="0"/>
        <w:spacing w:beforeLines="50" w:before="156" w:line="360" w:lineRule="auto"/>
        <w:jc w:val="center"/>
        <w:rPr>
          <w:rFonts w:ascii="宋体" w:hAnsi="宋体"/>
          <w:b/>
          <w:szCs w:val="21"/>
        </w:rPr>
      </w:pPr>
      <w:del w:id="247" w:author="li liangbin" w:date="2020-02-21T17:39:00Z">
        <w:r>
          <w:rPr>
            <w:rFonts w:ascii="宋体" w:hAnsi="宋体"/>
            <w:b/>
            <w:szCs w:val="21"/>
          </w:rPr>
          <w:pict w14:anchorId="4A87C121">
            <v:shape id="_x0000_i1138" type="#_x0000_t75" style="width:294pt;height:178.2pt">
              <v:imagedata r:id="rId13" o:title="wen支撑剂密度-Vx回归"/>
              <o:lock v:ext="edit" aspectratio="f"/>
            </v:shape>
          </w:pict>
        </w:r>
      </w:del>
      <w:ins w:id="248" w:author="li liangbin" w:date="2020-02-21T17:40:00Z">
        <w:r w:rsidR="001F7DA2">
          <w:rPr>
            <w:rFonts w:ascii="宋体" w:hAnsi="宋体"/>
            <w:b/>
            <w:szCs w:val="21"/>
          </w:rPr>
          <w:t/>
        </w:r>
        <w:r>
          <w:drawing>
            <wp:inline xmlns:a="http://schemas.openxmlformats.org/drawingml/2006/main" xmlns:pic="http://schemas.openxmlformats.org/drawingml/2006/picture">
              <wp:extent cx="3600000" cy="2250000"/>
              <wp:docPr id="1" name="Picture 1"/>
              <wp:cNvGraphicFramePr>
                <a:graphicFrameLocks noChangeAspect="1"/>
              </wp:cNvGraphicFramePr>
              <a:graphic>
                <a:graphicData uri="http://schemas.openxmlformats.org/drawingml/2006/picture">
                  <pic:pic>
                    <pic:nvPicPr>
                      <pic:cNvPr id="0" name="支撑剂密度与水平速度关系回归式.png"/>
                      <pic:cNvPicPr/>
                    </pic:nvPicPr>
                    <pic:blipFill>
                      <a:blip r:embed="rId5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600000" cy="2250000"/>
                      </a:xfrm>
                      <a:prstGeom prst="rect"/>
                    </pic:spPr>
                  </pic:pic>
                </a:graphicData>
              </a:graphic>
            </wp:inline>
          </w:drawing>
        </w:r>
        <w:r>
          <w:t xml:space="preserve"/>
        </w:r>
      </w:ins>
    </w:p>
    <w:p w14:paraId="2C4C46BB" w14:textId="105F8E91" w:rsidR="00237B5D" w:rsidRDefault="00237B5D" w:rsidP="00237B5D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  <w:r>
        <w:rPr>
          <w:rFonts w:ascii="宋体" w:hAnsi="宋体" w:hint="eastAsia"/>
          <w:b/>
          <w:szCs w:val="21"/>
        </w:rPr>
        <w:t>回归关系式：Y=</w:t>
      </w:r>
      <w:ins w:id="249" w:author="li liangbin" w:date="2020-02-21T17:40:00Z">
        <w:r w:rsidR="001F7DA2">
          <w:rPr>
            <w:rFonts w:ascii="宋体" w:hAnsi="宋体"/>
            <w:b/>
            <w:szCs w:val="21"/>
          </w:rPr>
          <w:t>0.1</w:t>
        </w:r>
      </w:ins>
      <w:del w:id="250" w:author="li liangbin" w:date="2020-02-21T17:40:00Z">
        <w:r w:rsidR="005B0D1E" w:rsidDel="001F7DA2">
          <w:rPr>
            <w:rFonts w:ascii="宋体" w:hAnsi="宋体" w:hint="eastAsia"/>
            <w:b/>
            <w:szCs w:val="21"/>
          </w:rPr>
          <w:delText>1.690</w:delText>
        </w:r>
      </w:del>
      <w:r>
        <w:rPr>
          <w:rFonts w:ascii="宋体" w:hAnsi="宋体" w:hint="eastAsia"/>
          <w:b/>
          <w:szCs w:val="21"/>
        </w:rPr>
        <w:t xml:space="preserve"> * X + </w:t>
      </w:r>
      <w:ins w:id="251" w:author="li liangbin" w:date="2020-02-21T17:40:00Z">
        <w:r w:rsidR="001F7DA2">
          <w:rPr>
            <w:rFonts w:ascii="宋体" w:hAnsi="宋体"/>
            <w:b/>
            <w:szCs w:val="21"/>
          </w:rPr>
          <w:t>0.75</w:t>
        </w:r>
      </w:ins>
      <w:del w:id="254" w:author="li liangbin" w:date="2020-02-21T17:40:00Z">
        <w:r w:rsidR="005B0D1E" w:rsidDel="001F7DA2">
          <w:rPr>
            <w:rFonts w:ascii="宋体" w:hAnsi="宋体" w:hint="eastAsia"/>
            <w:b/>
            <w:szCs w:val="21"/>
          </w:rPr>
          <w:delText>0</w:delText>
        </w:r>
      </w:del>
    </w:p>
    <w:p w14:paraId="05423CD8" w14:textId="77777777" w:rsidR="00237B5D" w:rsidRDefault="00237B5D" w:rsidP="00237B5D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  <w:r>
        <w:rPr>
          <w:rFonts w:ascii="宋体" w:hAnsi="宋体" w:hint="eastAsia"/>
          <w:b/>
          <w:szCs w:val="21"/>
        </w:rPr>
        <w:t>（2）支撑剂密度与垂直速度关系回归式</w:t>
      </w:r>
    </w:p>
    <w:p w14:paraId="5924D3D4" w14:textId="76C01004" w:rsidR="00237B5D" w:rsidRDefault="005A6A10" w:rsidP="00237B5D">
      <w:pPr>
        <w:snapToGrid w:val="0"/>
        <w:spacing w:beforeLines="50" w:before="156" w:line="360" w:lineRule="auto"/>
        <w:jc w:val="center"/>
        <w:rPr>
          <w:rFonts w:ascii="宋体" w:hAnsi="宋体"/>
          <w:b/>
          <w:szCs w:val="21"/>
        </w:rPr>
      </w:pPr>
      <w:del w:id="255" w:author="li liangbin" w:date="2020-02-21T17:42:00Z">
        <w:r>
          <w:rPr>
            <w:rFonts w:ascii="宋体" w:hAnsi="宋体"/>
            <w:b/>
            <w:szCs w:val="21"/>
          </w:rPr>
          <w:pict w14:anchorId="5508F27E">
            <v:shape id="_x0000_i1139" type="#_x0000_t75" style="width:294pt;height:178.2pt">
              <v:imagedata r:id="rId14" o:title="wen支撑剂密度-Vy回归"/>
              <o:lock v:ext="edit" aspectratio="f"/>
            </v:shape>
          </w:pict>
        </w:r>
      </w:del>
      <w:ins w:id="256" w:author="li liangbin" w:date="2020-02-21T17:42:00Z">
        <w:r w:rsidR="001F7DA2">
          <w:rPr>
            <w:rFonts w:ascii="宋体" w:hAnsi="宋体"/>
            <w:b/>
            <w:szCs w:val="21"/>
          </w:rPr>
          <w:t/>
        </w:r>
        <w:r>
          <w:drawing>
            <wp:inline xmlns:a="http://schemas.openxmlformats.org/drawingml/2006/main" xmlns:pic="http://schemas.openxmlformats.org/drawingml/2006/picture">
              <wp:extent cx="3600000" cy="2250000"/>
              <wp:docPr id="1" name="Picture 1"/>
              <wp:cNvGraphicFramePr>
                <a:graphicFrameLocks noChangeAspect="1"/>
              </wp:cNvGraphicFramePr>
              <a:graphic>
                <a:graphicData uri="http://schemas.openxmlformats.org/drawingml/2006/picture">
                  <pic:pic>
                    <pic:nvPicPr>
                      <pic:cNvPr id="0" name="支撑剂密度与垂直速度关系回归式.png"/>
                      <pic:cNvPicPr/>
                    </pic:nvPicPr>
                    <pic:blipFill>
                      <a:blip r:embed="rId5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600000" cy="2250000"/>
                      </a:xfrm>
                      <a:prstGeom prst="rect"/>
                    </pic:spPr>
                  </pic:pic>
                </a:graphicData>
              </a:graphic>
            </wp:inline>
          </w:drawing>
        </w:r>
        <w:r>
          <w:t xml:space="preserve"/>
        </w:r>
      </w:ins>
    </w:p>
    <w:p w14:paraId="74DF500B" w14:textId="1E9AFE90" w:rsidR="00237B5D" w:rsidRDefault="00237B5D" w:rsidP="00237B5D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  <w:r>
        <w:rPr>
          <w:rFonts w:ascii="宋体" w:hAnsi="宋体" w:hint="eastAsia"/>
          <w:b/>
          <w:szCs w:val="21"/>
        </w:rPr>
        <w:t>回归关系式：Y=</w:t>
      </w:r>
      <w:ins w:id="257" w:author="li liangbin" w:date="2020-02-21T17:43:00Z">
        <w:r w:rsidR="001F7DA2">
          <w:rPr>
            <w:rFonts w:ascii="宋体" w:hAnsi="宋体"/>
            <w:b/>
            <w:szCs w:val="21"/>
          </w:rPr>
          <w:t>0.1</w:t>
        </w:r>
      </w:ins>
      <w:del w:id="258" w:author="li liangbin" w:date="2020-02-21T17:43:00Z">
        <w:r w:rsidR="005B0D1E" w:rsidDel="001F7DA2">
          <w:rPr>
            <w:rFonts w:ascii="宋体" w:hAnsi="宋体" w:hint="eastAsia"/>
            <w:b/>
            <w:szCs w:val="21"/>
          </w:rPr>
          <w:delText>0.919</w:delText>
        </w:r>
        <w:r w:rsidDel="001F7DA2">
          <w:rPr>
            <w:rFonts w:ascii="宋体" w:hAnsi="宋体" w:hint="eastAsia"/>
            <w:b/>
            <w:szCs w:val="21"/>
          </w:rPr>
          <w:delText xml:space="preserve"> </w:delText>
        </w:r>
      </w:del>
      <w:r>
        <w:rPr>
          <w:rFonts w:ascii="宋体" w:hAnsi="宋体" w:hint="eastAsia"/>
          <w:b/>
          <w:szCs w:val="21"/>
        </w:rPr>
        <w:t xml:space="preserve">* X + </w:t>
      </w:r>
      <w:ins w:id="259" w:author="li liangbin" w:date="2020-02-21T17:42:00Z">
        <w:r w:rsidR="001F7DA2">
          <w:rPr>
            <w:rFonts w:ascii="宋体" w:hAnsi="宋体"/>
            <w:b/>
            <w:szCs w:val="21"/>
          </w:rPr>
          <w:t>0.75</w:t>
        </w:r>
      </w:ins>
      <w:del w:id="262" w:author="li liangbin" w:date="2020-02-21T17:42:00Z">
        <w:r w:rsidR="005B0D1E" w:rsidDel="001F7DA2">
          <w:rPr>
            <w:rFonts w:ascii="宋体" w:hAnsi="宋体" w:hint="eastAsia"/>
            <w:b/>
            <w:szCs w:val="21"/>
          </w:rPr>
          <w:delText>0</w:delText>
        </w:r>
      </w:del>
    </w:p>
    <w:p w14:paraId="360EA2A5" w14:textId="77777777" w:rsidR="00237B5D" w:rsidRDefault="00237B5D" w:rsidP="00DB1CA6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</w:p>
    <w:p w14:paraId="6A82561A" w14:textId="74FCC2E5" w:rsidR="007708D3" w:rsidRDefault="007708D3" w:rsidP="007708D3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  <w:del w:id="263" w:author="个人用户" w:date="2020-02-12T11:26:00Z">
        <w:r w:rsidRPr="00DB1CA6" w:rsidDel="009132E2">
          <w:rPr>
            <w:rFonts w:ascii="宋体" w:hAnsi="宋体" w:hint="eastAsia"/>
            <w:b/>
            <w:szCs w:val="21"/>
          </w:rPr>
          <w:delText>【</w:delText>
        </w:r>
        <w:r w:rsidDel="009132E2">
          <w:rPr>
            <w:rFonts w:ascii="宋体" w:hAnsi="宋体" w:hint="eastAsia"/>
            <w:b/>
            <w:szCs w:val="21"/>
          </w:rPr>
          <w:delText>6</w:delText>
        </w:r>
      </w:del>
      <w:ins w:id="264" w:author="个人用户" w:date="2020-02-12T11:26:00Z">
        <w:r w:rsidR="009132E2" w:rsidRPr="00DB1CA6">
          <w:rPr>
            <w:rFonts w:ascii="宋体" w:hAnsi="宋体" w:hint="eastAsia"/>
            <w:b/>
            <w:szCs w:val="21"/>
          </w:rPr>
          <w:t>【</w:t>
        </w:r>
        <w:r w:rsidR="009132E2">
          <w:rPr>
            <w:rFonts w:ascii="宋体" w:hAnsi="宋体" w:hint="eastAsia"/>
            <w:b/>
            <w:szCs w:val="21"/>
          </w:rPr>
          <w:t>7</w:t>
        </w:r>
      </w:ins>
      <w:r w:rsidRPr="00DB1CA6">
        <w:rPr>
          <w:rFonts w:ascii="宋体" w:hAnsi="宋体" w:hint="eastAsia"/>
          <w:b/>
          <w:szCs w:val="21"/>
        </w:rPr>
        <w:t>】</w:t>
      </w:r>
      <w:r>
        <w:rPr>
          <w:rFonts w:ascii="宋体" w:hAnsi="宋体" w:hint="eastAsia"/>
          <w:b/>
          <w:szCs w:val="21"/>
        </w:rPr>
        <w:t>压裂液粘度对支撑剂水平运移和沉降速度的影响</w:t>
      </w:r>
    </w:p>
    <w:p w14:paraId="252E0C32" w14:textId="77777777" w:rsidR="007708D3" w:rsidRDefault="007708D3" w:rsidP="007708D3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  <w:r>
        <w:rPr>
          <w:rFonts w:ascii="宋体" w:hAnsi="宋体" w:hint="eastAsia"/>
          <w:b/>
          <w:szCs w:val="21"/>
        </w:rPr>
        <w:t>（1）压裂液粘度与水平速度关系回归式</w:t>
      </w:r>
    </w:p>
    <w:p w14:paraId="7296B174" w14:textId="2378665C" w:rsidR="007708D3" w:rsidRDefault="005A6A10" w:rsidP="007708D3">
      <w:pPr>
        <w:snapToGrid w:val="0"/>
        <w:spacing w:beforeLines="50" w:before="156" w:line="360" w:lineRule="auto"/>
        <w:jc w:val="center"/>
        <w:rPr>
          <w:rFonts w:ascii="宋体" w:hAnsi="宋体"/>
          <w:b/>
          <w:szCs w:val="21"/>
        </w:rPr>
      </w:pPr>
      <w:del w:id="265" w:author="li liangbin" w:date="2020-02-21T17:43:00Z">
        <w:r>
          <w:rPr>
            <w:rFonts w:ascii="宋体" w:hAnsi="宋体"/>
            <w:b/>
            <w:szCs w:val="21"/>
          </w:rPr>
          <w:pict w14:anchorId="534BB978">
            <v:shape id="_x0000_i1140" type="#_x0000_t75" style="width:294pt;height:178.2pt">
              <v:imagedata r:id="rId15" o:title="wen压裂液粘度-Vx回归"/>
              <o:lock v:ext="edit" aspectratio="f"/>
            </v:shape>
          </w:pict>
        </w:r>
      </w:del>
      <w:ins w:id="266" w:author="li liangbin" w:date="2020-02-21T17:43:00Z">
        <w:r w:rsidR="001F7DA2">
          <w:rPr>
            <w:rFonts w:ascii="宋体" w:hAnsi="宋体"/>
            <w:b/>
            <w:szCs w:val="21"/>
          </w:rPr>
          <w:t/>
        </w:r>
        <w:r>
          <w:drawing>
            <wp:inline xmlns:a="http://schemas.openxmlformats.org/drawingml/2006/main" xmlns:pic="http://schemas.openxmlformats.org/drawingml/2006/picture">
              <wp:extent cx="3600000" cy="2250000"/>
              <wp:docPr id="1" name="Picture 1"/>
              <wp:cNvGraphicFramePr>
                <a:graphicFrameLocks noChangeAspect="1"/>
              </wp:cNvGraphicFramePr>
              <a:graphic>
                <a:graphicData uri="http://schemas.openxmlformats.org/drawingml/2006/picture">
                  <pic:pic>
                    <pic:nvPicPr>
                      <pic:cNvPr id="0" name="压裂液粘度与水平速度关系回归式.png"/>
                      <pic:cNvPicPr/>
                    </pic:nvPicPr>
                    <pic:blipFill>
                      <a:blip r:embed="rId5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600000" cy="2250000"/>
                      </a:xfrm>
                      <a:prstGeom prst="rect"/>
                    </pic:spPr>
                  </pic:pic>
                </a:graphicData>
              </a:graphic>
            </wp:inline>
          </w:drawing>
        </w:r>
        <w:r>
          <w:t xml:space="preserve"/>
        </w:r>
      </w:ins>
    </w:p>
    <w:p w14:paraId="1A22A06F" w14:textId="5C54D5C9" w:rsidR="007708D3" w:rsidRDefault="007708D3" w:rsidP="007708D3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  <w:r>
        <w:rPr>
          <w:rFonts w:ascii="宋体" w:hAnsi="宋体" w:hint="eastAsia"/>
          <w:b/>
          <w:szCs w:val="21"/>
        </w:rPr>
        <w:t>回归关系式：Y=</w:t>
      </w:r>
      <w:ins w:id="267" w:author="li liangbin" w:date="2020-02-21T17:44:00Z">
        <w:r w:rsidR="001F7DA2">
          <w:rPr>
            <w:rFonts w:ascii="宋体" w:hAnsi="宋体"/>
            <w:b/>
            <w:szCs w:val="21"/>
          </w:rPr>
          <w:t>-0.2</w:t>
        </w:r>
      </w:ins>
      <w:del w:id="268" w:author="li liangbin" w:date="2020-02-21T17:44:00Z">
        <w:r w:rsidR="005B0D1E" w:rsidDel="001F7DA2">
          <w:rPr>
            <w:rFonts w:ascii="宋体" w:hAnsi="宋体" w:hint="eastAsia"/>
            <w:b/>
            <w:szCs w:val="21"/>
          </w:rPr>
          <w:delText>2.267</w:delText>
        </w:r>
      </w:del>
      <w:r>
        <w:rPr>
          <w:rFonts w:ascii="宋体" w:hAnsi="宋体" w:hint="eastAsia"/>
          <w:b/>
          <w:szCs w:val="21"/>
        </w:rPr>
        <w:t xml:space="preserve"> * X + </w:t>
      </w:r>
      <w:ins w:id="269" w:author="li liangbin" w:date="2020-02-21T17:43:00Z">
        <w:r w:rsidR="001F7DA2">
          <w:rPr>
            <w:rFonts w:ascii="宋体" w:hAnsi="宋体"/>
            <w:b/>
            <w:szCs w:val="21"/>
          </w:rPr>
          <w:t>9.0</w:t>
        </w:r>
      </w:ins>
      <w:del w:id="272" w:author="li liangbin" w:date="2020-02-21T17:43:00Z">
        <w:r w:rsidR="005B0D1E" w:rsidDel="001F7DA2">
          <w:rPr>
            <w:rFonts w:ascii="宋体" w:hAnsi="宋体" w:hint="eastAsia"/>
            <w:b/>
            <w:szCs w:val="21"/>
          </w:rPr>
          <w:delText>-.011</w:delText>
        </w:r>
      </w:del>
    </w:p>
    <w:p w14:paraId="3D718E60" w14:textId="77777777" w:rsidR="007708D3" w:rsidRDefault="007708D3" w:rsidP="007708D3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  <w:r>
        <w:rPr>
          <w:rFonts w:ascii="宋体" w:hAnsi="宋体" w:hint="eastAsia"/>
          <w:b/>
          <w:szCs w:val="21"/>
        </w:rPr>
        <w:t>（2）压裂液粘度与垂直速度关系回归式</w:t>
      </w:r>
    </w:p>
    <w:p w14:paraId="486FE0BA" w14:textId="5BACC7B5" w:rsidR="007708D3" w:rsidRDefault="005A6A10" w:rsidP="007708D3">
      <w:pPr>
        <w:snapToGrid w:val="0"/>
        <w:spacing w:beforeLines="50" w:before="156" w:line="360" w:lineRule="auto"/>
        <w:jc w:val="center"/>
        <w:rPr>
          <w:rFonts w:ascii="宋体" w:hAnsi="宋体"/>
          <w:b/>
          <w:szCs w:val="21"/>
        </w:rPr>
      </w:pPr>
      <w:del w:id="273" w:author="li liangbin" w:date="2020-02-21T17:44:00Z">
        <w:r>
          <w:rPr>
            <w:rFonts w:ascii="宋体" w:hAnsi="宋体"/>
            <w:b/>
            <w:szCs w:val="21"/>
          </w:rPr>
          <w:pict w14:anchorId="1B170770">
            <v:shape id="_x0000_i1141" type="#_x0000_t75" style="width:294pt;height:178.2pt">
              <v:imagedata r:id="rId16" o:title="wen压裂液粘度-Vy回归"/>
              <o:lock v:ext="edit" aspectratio="f"/>
            </v:shape>
          </w:pict>
        </w:r>
      </w:del>
      <w:ins w:id="274" w:author="li liangbin" w:date="2020-02-21T17:44:00Z">
        <w:r w:rsidR="001F7DA2">
          <w:rPr>
            <w:rFonts w:ascii="宋体" w:hAnsi="宋体"/>
            <w:b/>
            <w:szCs w:val="21"/>
          </w:rPr>
          <w:t/>
        </w:r>
        <w:r>
          <w:drawing>
            <wp:inline xmlns:a="http://schemas.openxmlformats.org/drawingml/2006/main" xmlns:pic="http://schemas.openxmlformats.org/drawingml/2006/picture">
              <wp:extent cx="3600000" cy="2250000"/>
              <wp:docPr id="1" name="Picture 1"/>
              <wp:cNvGraphicFramePr>
                <a:graphicFrameLocks noChangeAspect="1"/>
              </wp:cNvGraphicFramePr>
              <a:graphic>
                <a:graphicData uri="http://schemas.openxmlformats.org/drawingml/2006/picture">
                  <pic:pic>
                    <pic:nvPicPr>
                      <pic:cNvPr id="0" name="压裂液粘度与垂直速度关系回归式.png"/>
                      <pic:cNvPicPr/>
                    </pic:nvPicPr>
                    <pic:blipFill>
                      <a:blip r:embed="rId5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600000" cy="2250000"/>
                      </a:xfrm>
                      <a:prstGeom prst="rect"/>
                    </pic:spPr>
                  </pic:pic>
                </a:graphicData>
              </a:graphic>
            </wp:inline>
          </w:drawing>
        </w:r>
        <w:r>
          <w:t xml:space="preserve"/>
        </w:r>
      </w:ins>
    </w:p>
    <w:p w14:paraId="070D0FF9" w14:textId="46A99CC5" w:rsidR="007708D3" w:rsidRDefault="007708D3" w:rsidP="007708D3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  <w:r>
        <w:rPr>
          <w:rFonts w:ascii="宋体" w:hAnsi="宋体" w:hint="eastAsia"/>
          <w:b/>
          <w:szCs w:val="21"/>
        </w:rPr>
        <w:t>回归关系式：Y=</w:t>
      </w:r>
      <w:ins w:id="275" w:author="li liangbin" w:date="2020-02-21T17:45:00Z">
        <w:r w:rsidR="001F7DA2">
          <w:rPr>
            <w:rFonts w:ascii="宋体" w:hAnsi="宋体"/>
            <w:b/>
            <w:szCs w:val="21"/>
          </w:rPr>
          <w:t>-0.2</w:t>
        </w:r>
      </w:ins>
      <w:del w:id="276" w:author="li liangbin" w:date="2020-02-21T17:45:00Z">
        <w:r w:rsidR="005B0D1E" w:rsidDel="001F7DA2">
          <w:rPr>
            <w:rFonts w:ascii="宋体" w:hAnsi="宋体" w:hint="eastAsia"/>
            <w:b/>
            <w:szCs w:val="21"/>
          </w:rPr>
          <w:delText>1.024</w:delText>
        </w:r>
      </w:del>
      <w:r>
        <w:rPr>
          <w:rFonts w:ascii="宋体" w:hAnsi="宋体" w:hint="eastAsia"/>
          <w:b/>
          <w:szCs w:val="21"/>
        </w:rPr>
        <w:t xml:space="preserve"> * X + </w:t>
      </w:r>
      <w:ins w:id="277" w:author="li liangbin" w:date="2020-02-21T17:44:00Z">
        <w:r w:rsidR="001F7DA2">
          <w:rPr>
            <w:rFonts w:ascii="宋体" w:hAnsi="宋体"/>
            <w:b/>
            <w:szCs w:val="21"/>
          </w:rPr>
          <w:t>9.0</w:t>
        </w:r>
      </w:ins>
      <w:del w:id="280" w:author="li liangbin" w:date="2020-02-21T17:44:00Z">
        <w:r w:rsidR="005B0D1E" w:rsidDel="001F7DA2">
          <w:rPr>
            <w:rFonts w:ascii="宋体" w:hAnsi="宋体" w:hint="eastAsia"/>
            <w:b/>
            <w:szCs w:val="21"/>
          </w:rPr>
          <w:delText>-.002</w:delText>
        </w:r>
      </w:del>
    </w:p>
    <w:p w14:paraId="1B2A731D" w14:textId="77777777" w:rsidR="007708D3" w:rsidRPr="007708D3" w:rsidRDefault="007708D3" w:rsidP="00DB1CA6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</w:p>
    <w:p w14:paraId="468EE717" w14:textId="7F808967" w:rsidR="00DB1CA6" w:rsidRDefault="00E928C4" w:rsidP="00DB1CA6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  <w:del w:id="281" w:author="个人用户" w:date="2020-02-12T11:26:00Z">
        <w:r w:rsidRPr="00DB1CA6" w:rsidDel="009132E2">
          <w:rPr>
            <w:rFonts w:ascii="宋体" w:hAnsi="宋体" w:hint="eastAsia"/>
            <w:b/>
            <w:szCs w:val="21"/>
          </w:rPr>
          <w:delText>【</w:delText>
        </w:r>
        <w:r w:rsidDel="009132E2">
          <w:rPr>
            <w:rFonts w:ascii="宋体" w:hAnsi="宋体" w:hint="eastAsia"/>
            <w:b/>
            <w:szCs w:val="21"/>
          </w:rPr>
          <w:delText>7</w:delText>
        </w:r>
      </w:del>
      <w:ins w:id="282" w:author="个人用户" w:date="2020-02-12T11:26:00Z">
        <w:r w:rsidR="009132E2" w:rsidRPr="00DB1CA6">
          <w:rPr>
            <w:rFonts w:ascii="宋体" w:hAnsi="宋体" w:hint="eastAsia"/>
            <w:b/>
            <w:szCs w:val="21"/>
          </w:rPr>
          <w:t>【</w:t>
        </w:r>
        <w:r w:rsidR="009132E2">
          <w:rPr>
            <w:rFonts w:ascii="宋体" w:hAnsi="宋体" w:hint="eastAsia"/>
            <w:b/>
            <w:szCs w:val="21"/>
          </w:rPr>
          <w:t>8</w:t>
        </w:r>
      </w:ins>
      <w:r w:rsidRPr="00DB1CA6">
        <w:rPr>
          <w:rFonts w:ascii="宋体" w:hAnsi="宋体" w:hint="eastAsia"/>
          <w:b/>
          <w:szCs w:val="21"/>
        </w:rPr>
        <w:t>】</w:t>
      </w:r>
      <w:r w:rsidR="00036A1D">
        <w:rPr>
          <w:rFonts w:ascii="宋体" w:hAnsi="宋体" w:hint="eastAsia"/>
          <w:b/>
          <w:szCs w:val="21"/>
        </w:rPr>
        <w:t>各图</w:t>
      </w:r>
      <w:r>
        <w:rPr>
          <w:rFonts w:ascii="宋体" w:hAnsi="宋体" w:hint="eastAsia"/>
          <w:b/>
          <w:szCs w:val="21"/>
        </w:rPr>
        <w:t>规律分析</w:t>
      </w:r>
    </w:p>
    <w:p w14:paraId="5765FE8B" w14:textId="64C54085" w:rsidR="006A791B" w:rsidRDefault="006A791B" w:rsidP="006A791B">
      <w:pPr>
        <w:snapToGrid w:val="0"/>
        <w:spacing w:beforeLines="50" w:before="156" w:line="360" w:lineRule="auto"/>
        <w:jc w:val="center"/>
        <w:rPr>
          <w:ins w:id="283" w:author="li liangbin" w:date="2020-02-21T18:26:00Z"/>
          <w:rFonts w:ascii="宋体" w:hAnsi="宋体"/>
          <w:b/>
          <w:szCs w:val="21"/>
        </w:rPr>
      </w:pPr>
      <w:ins w:id="284" w:author="li liangbin" w:date="2020-02-21T18:26:00Z">
        <w:r>
          <w:rPr>
            <w:rFonts w:ascii="宋体" w:hAnsi="宋体"/>
            <w:b/>
            <w:szCs w:val="21"/>
          </w:rPr>
          <w:t xml:space="preserve"/>
        </w:r>
        <w:r>
          <w:drawing>
            <wp:inline xmlns:a="http://schemas.openxmlformats.org/drawingml/2006/main" xmlns:pic="http://schemas.openxmlformats.org/drawingml/2006/picture">
              <wp:extent cx="3600000" cy="2250000"/>
              <wp:docPr id="1" name="Picture 1"/>
              <wp:cNvGraphicFramePr>
                <a:graphicFrameLocks noChangeAspect="1"/>
              </wp:cNvGraphicFramePr>
              <a:graphic>
                <a:graphicData uri="http://schemas.openxmlformats.org/drawingml/2006/picture">
                  <pic:pic>
                    <pic:nvPicPr>
                      <pic:cNvPr id="0" name="multiple_lines.png"/>
                      <pic:cNvPicPr/>
                    </pic:nvPicPr>
                    <pic:blipFill>
                      <a:blip r:embed="rId5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600000" cy="2250000"/>
                      </a:xfrm>
                      <a:prstGeom prst="rect"/>
                    </pic:spPr>
                  </pic:pic>
                </a:graphicData>
              </a:graphic>
            </wp:inline>
          </w:drawing>
        </w:r>
        <w:r>
          <w:t xml:space="preserve"/>
        </w:r>
      </w:ins>
    </w:p>
    <w:p w14:paraId="73444919" w14:textId="2B5783BF" w:rsidR="008A4B87" w:rsidRPr="00EC7E31" w:rsidDel="006A791B" w:rsidRDefault="005A6A10" w:rsidP="008A4B87">
      <w:pPr>
        <w:snapToGrid w:val="0"/>
        <w:spacing w:beforeLines="50" w:before="156" w:line="360" w:lineRule="auto"/>
        <w:jc w:val="center"/>
        <w:rPr>
          <w:del w:id="287" w:author="li liangbin" w:date="2020-02-21T18:26:00Z"/>
          <w:rFonts w:ascii="宋体" w:hAnsi="宋体"/>
          <w:b/>
          <w:szCs w:val="21"/>
        </w:rPr>
      </w:pPr>
      <w:del w:id="288" w:author="li liangbin" w:date="2020-02-21T17:45:00Z">
        <w:r>
          <w:rPr>
            <w:rFonts w:ascii="宋体" w:hAnsi="宋体"/>
            <w:b/>
            <w:szCs w:val="21"/>
          </w:rPr>
          <w:pict w14:anchorId="5D851B2B">
            <v:shape id="_x0000_i1142" type="#_x0000_t75" style="width:411.6pt;height:250.2pt">
              <v:imagedata r:id="rId17" o:title="wen1"/>
              <o:lock v:ext="edit" aspectratio="f"/>
            </v:shape>
          </w:pict>
        </w:r>
      </w:del>
    </w:p>
    <w:p w14:paraId="1DB54BEE" w14:textId="77777777" w:rsidR="00DB1CA6" w:rsidDel="007B485F" w:rsidRDefault="003924C6" w:rsidP="003924C6">
      <w:pPr>
        <w:snapToGrid w:val="0"/>
        <w:spacing w:beforeLines="50" w:before="156" w:line="360" w:lineRule="auto"/>
        <w:jc w:val="center"/>
        <w:rPr>
          <w:del w:id="289" w:author="li liangbin" w:date="2020-02-21T19:37:00Z"/>
          <w:rFonts w:ascii="宋体" w:hAnsi="宋体"/>
          <w:b/>
          <w:szCs w:val="21"/>
        </w:rPr>
      </w:pPr>
      <w:r>
        <w:rPr>
          <w:rFonts w:ascii="宋体" w:hAnsi="宋体" w:hint="eastAsia"/>
          <w:b/>
          <w:szCs w:val="21"/>
        </w:rPr>
        <w:t>各图数字化处理曲线</w:t>
      </w:r>
    </w:p>
    <w:p w14:paraId="4F2EA913" w14:textId="77777777" w:rsidR="003924C6" w:rsidRDefault="003924C6">
      <w:pPr>
        <w:snapToGrid w:val="0"/>
        <w:spacing w:beforeLines="50" w:before="156" w:line="360" w:lineRule="auto"/>
        <w:jc w:val="center"/>
        <w:rPr>
          <w:rFonts w:ascii="宋体" w:hAnsi="宋体"/>
          <w:b/>
          <w:szCs w:val="21"/>
        </w:rPr>
      </w:pPr>
    </w:p>
    <w:p w14:paraId="4C191FE8" w14:textId="77777777" w:rsidR="003B3F1B" w:rsidRDefault="00FB47D7" w:rsidP="003B3F1B">
      <w:pPr>
        <w:snapToGrid w:val="0"/>
        <w:spacing w:beforeLines="50" w:before="156" w:line="360" w:lineRule="auto"/>
        <w:jc w:val="center"/>
        <w:rPr>
          <w:rFonts w:ascii="宋体" w:hAnsi="宋体"/>
          <w:b/>
          <w:szCs w:val="21"/>
        </w:rPr>
      </w:pPr>
      <w:r>
        <w:rPr>
          <w:rFonts w:ascii="宋体" w:hAnsi="宋体" w:hint="eastAsia"/>
          <w:b/>
          <w:szCs w:val="21"/>
        </w:rPr>
        <w:t>各图</w:t>
      </w:r>
      <w:r w:rsidR="003B3F1B">
        <w:rPr>
          <w:rFonts w:ascii="宋体" w:hAnsi="宋体" w:hint="eastAsia"/>
          <w:b/>
          <w:szCs w:val="21"/>
        </w:rPr>
        <w:t>片各区砂堤面积和高度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  <w:tblPrChange w:id="290" w:author="li liangbin" w:date="2020-02-21T18:29:00Z">
          <w:tblPr>
            <w:tblW w:w="0" w:type="auto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ook w:val="04A0" w:firstRow="1" w:lastRow="0" w:firstColumn="1" w:lastColumn="0" w:noHBand="0" w:noVBand="1"/>
          </w:tblPr>
        </w:tblPrChange>
      </w:tblPr>
      <w:tblGrid>
        <w:gridCol w:w="674"/>
        <w:gridCol w:w="374"/>
        <w:gridCol w:w="1125"/>
        <w:gridCol w:w="1068"/>
        <w:gridCol w:w="1125"/>
        <w:gridCol w:w="1068"/>
        <w:gridCol w:w="1125"/>
        <w:gridCol w:w="1068"/>
        <w:gridCol w:w="1125"/>
        <w:gridCol w:w="1210"/>
        <w:tblGridChange w:id="291">
          <w:tblGrid>
            <w:gridCol w:w="674"/>
            <w:gridCol w:w="374"/>
            <w:gridCol w:w="1125"/>
            <w:gridCol w:w="1068"/>
            <w:gridCol w:w="1125"/>
            <w:gridCol w:w="1068"/>
            <w:gridCol w:w="1125"/>
            <w:gridCol w:w="1068"/>
            <w:gridCol w:w="1125"/>
            <w:gridCol w:w="1210"/>
          </w:tblGrid>
        </w:tblGridChange>
      </w:tblGrid>
      <w:tr w:rsidR="00366FBD" w:rsidRPr="00A45957" w:rsidDel="006A791B" w14:paraId="11586171" w14:textId="76B54FEB" w:rsidTr="006A791B">
        <w:trPr>
          <w:del w:id="292" w:author="li liangbin" w:date="2020-02-21T18:29:00Z"/>
        </w:trPr>
        <w:tc>
          <w:tcPr>
            <w:tcW w:w="104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  <w:tcPrChange w:id="293" w:author="li liangbin" w:date="2020-02-21T18:29:00Z">
              <w:tcPr>
                <w:tcW w:w="1834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7AE9F798" w14:textId="222BEF55" w:rsidR="003B3F1B" w:rsidRPr="00A45957" w:rsidDel="006A791B" w:rsidRDefault="003B3F1B" w:rsidP="00A45957">
            <w:pPr>
              <w:snapToGrid w:val="0"/>
              <w:spacing w:beforeLines="50" w:before="156" w:line="360" w:lineRule="auto"/>
              <w:jc w:val="center"/>
              <w:rPr>
                <w:del w:id="294" w:author="li liangbin" w:date="2020-02-21T18:29:00Z"/>
                <w:rFonts w:ascii="宋体" w:hAnsi="宋体"/>
                <w:b/>
                <w:szCs w:val="21"/>
              </w:rPr>
            </w:pPr>
            <w:del w:id="295" w:author="li liangbin" w:date="2020-02-21T18:29:00Z">
              <w:r w:rsidRPr="00A45957" w:rsidDel="006A791B">
                <w:rPr>
                  <w:rFonts w:ascii="宋体" w:hAnsi="宋体" w:hint="eastAsia"/>
                  <w:b/>
                  <w:szCs w:val="21"/>
                </w:rPr>
                <w:delText>名称</w:delText>
              </w:r>
            </w:del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  <w:tcPrChange w:id="296" w:author="li liangbin" w:date="2020-02-21T18:29:00Z">
              <w:tcPr>
                <w:tcW w:w="1702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7CCC8D22" w14:textId="5E811F77" w:rsidR="003B3F1B" w:rsidRPr="00A45957" w:rsidDel="006A791B" w:rsidRDefault="003B3F1B" w:rsidP="00A45957">
            <w:pPr>
              <w:snapToGrid w:val="0"/>
              <w:spacing w:beforeLines="50" w:before="156" w:line="360" w:lineRule="auto"/>
              <w:jc w:val="center"/>
              <w:rPr>
                <w:del w:id="297" w:author="li liangbin" w:date="2020-02-21T18:29:00Z"/>
                <w:rFonts w:ascii="宋体" w:hAnsi="宋体"/>
                <w:b/>
                <w:szCs w:val="21"/>
              </w:rPr>
            </w:pPr>
            <w:del w:id="298" w:author="li liangbin" w:date="2020-02-21T18:29:00Z">
              <w:r w:rsidRPr="00A45957" w:rsidDel="006A791B">
                <w:rPr>
                  <w:rFonts w:ascii="宋体" w:hAnsi="宋体" w:hint="eastAsia"/>
                  <w:b/>
                  <w:szCs w:val="21"/>
                </w:rPr>
                <w:delText>1区</w:delText>
              </w:r>
            </w:del>
          </w:p>
        </w:tc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  <w:tcPrChange w:id="299" w:author="li liangbin" w:date="2020-02-21T18:29:00Z">
              <w:tcPr>
                <w:tcW w:w="1638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4E4F4890" w14:textId="2E420DE1" w:rsidR="003B3F1B" w:rsidRPr="00A45957" w:rsidDel="006A791B" w:rsidRDefault="003B3F1B" w:rsidP="00A45957">
            <w:pPr>
              <w:snapToGrid w:val="0"/>
              <w:spacing w:beforeLines="50" w:before="156" w:line="360" w:lineRule="auto"/>
              <w:jc w:val="center"/>
              <w:rPr>
                <w:del w:id="300" w:author="li liangbin" w:date="2020-02-21T18:29:00Z"/>
                <w:rFonts w:ascii="宋体" w:hAnsi="宋体"/>
                <w:b/>
                <w:szCs w:val="21"/>
              </w:rPr>
            </w:pPr>
            <w:del w:id="301" w:author="li liangbin" w:date="2020-02-21T18:29:00Z">
              <w:r w:rsidRPr="00A45957" w:rsidDel="006A791B">
                <w:rPr>
                  <w:rFonts w:ascii="宋体" w:hAnsi="宋体" w:hint="eastAsia"/>
                  <w:b/>
                  <w:szCs w:val="21"/>
                </w:rPr>
                <w:delText>增幅</w:delText>
              </w:r>
            </w:del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  <w:tcPrChange w:id="302" w:author="li liangbin" w:date="2020-02-21T18:29:00Z">
              <w:tcPr>
                <w:tcW w:w="1702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529F95DA" w14:textId="13717FA5" w:rsidR="003B3F1B" w:rsidRPr="00A45957" w:rsidDel="006A791B" w:rsidRDefault="003B3F1B" w:rsidP="00A45957">
            <w:pPr>
              <w:snapToGrid w:val="0"/>
              <w:spacing w:beforeLines="50" w:before="156" w:line="360" w:lineRule="auto"/>
              <w:jc w:val="center"/>
              <w:rPr>
                <w:del w:id="303" w:author="li liangbin" w:date="2020-02-21T18:29:00Z"/>
                <w:rFonts w:ascii="宋体" w:hAnsi="宋体"/>
                <w:b/>
                <w:szCs w:val="21"/>
              </w:rPr>
            </w:pPr>
            <w:del w:id="304" w:author="li liangbin" w:date="2020-02-21T18:29:00Z">
              <w:r w:rsidRPr="00A45957" w:rsidDel="006A791B">
                <w:rPr>
                  <w:rFonts w:ascii="宋体" w:hAnsi="宋体" w:hint="eastAsia"/>
                  <w:b/>
                  <w:szCs w:val="21"/>
                </w:rPr>
                <w:delText>2区</w:delText>
              </w:r>
            </w:del>
          </w:p>
        </w:tc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  <w:tcPrChange w:id="305" w:author="li liangbin" w:date="2020-02-21T18:29:00Z">
              <w:tcPr>
                <w:tcW w:w="34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4F44A85B" w14:textId="57D6F29E" w:rsidR="003B3F1B" w:rsidRPr="00A45957" w:rsidDel="006A791B" w:rsidRDefault="003B3F1B" w:rsidP="00A45957">
            <w:pPr>
              <w:snapToGrid w:val="0"/>
              <w:spacing w:beforeLines="50" w:before="156" w:line="360" w:lineRule="auto"/>
              <w:jc w:val="center"/>
              <w:rPr>
                <w:del w:id="306" w:author="li liangbin" w:date="2020-02-21T18:29:00Z"/>
                <w:rFonts w:ascii="宋体" w:hAnsi="宋体"/>
                <w:b/>
                <w:szCs w:val="21"/>
              </w:rPr>
            </w:pPr>
            <w:del w:id="307" w:author="li liangbin" w:date="2020-02-21T18:29:00Z">
              <w:r w:rsidRPr="00A45957" w:rsidDel="006A791B">
                <w:rPr>
                  <w:rFonts w:ascii="宋体" w:hAnsi="宋体" w:hint="eastAsia"/>
                  <w:b/>
                  <w:szCs w:val="21"/>
                </w:rPr>
                <w:delText>增幅</w:delText>
              </w:r>
            </w:del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  <w:tcPrChange w:id="308" w:author="li liangbin" w:date="2020-02-21T18:29:00Z">
              <w:tcPr>
                <w:tcW w:w="1702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17FB94EF" w14:textId="395AE665" w:rsidR="003B3F1B" w:rsidRPr="00A45957" w:rsidDel="006A791B" w:rsidRDefault="003B3F1B" w:rsidP="00A45957">
            <w:pPr>
              <w:snapToGrid w:val="0"/>
              <w:spacing w:beforeLines="50" w:before="156" w:line="360" w:lineRule="auto"/>
              <w:jc w:val="center"/>
              <w:rPr>
                <w:del w:id="309" w:author="li liangbin" w:date="2020-02-21T18:29:00Z"/>
                <w:rFonts w:ascii="宋体" w:hAnsi="宋体"/>
                <w:b/>
                <w:szCs w:val="21"/>
              </w:rPr>
            </w:pPr>
            <w:del w:id="310" w:author="li liangbin" w:date="2020-02-21T18:29:00Z">
              <w:r w:rsidRPr="00A45957" w:rsidDel="006A791B">
                <w:rPr>
                  <w:rFonts w:ascii="宋体" w:hAnsi="宋体" w:hint="eastAsia"/>
                  <w:b/>
                  <w:szCs w:val="21"/>
                </w:rPr>
                <w:delText>3区</w:delText>
              </w:r>
            </w:del>
          </w:p>
        </w:tc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  <w:tcPrChange w:id="311" w:author="li liangbin" w:date="2020-02-21T18:29:00Z">
              <w:tcPr>
                <w:tcW w:w="34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298D618D" w14:textId="56BE5929" w:rsidR="003B3F1B" w:rsidRPr="00A45957" w:rsidDel="006A791B" w:rsidRDefault="003B3F1B" w:rsidP="00A45957">
            <w:pPr>
              <w:snapToGrid w:val="0"/>
              <w:spacing w:beforeLines="50" w:before="156" w:line="360" w:lineRule="auto"/>
              <w:jc w:val="center"/>
              <w:rPr>
                <w:del w:id="312" w:author="li liangbin" w:date="2020-02-21T18:29:00Z"/>
                <w:rFonts w:ascii="宋体" w:hAnsi="宋体"/>
                <w:b/>
                <w:szCs w:val="21"/>
              </w:rPr>
            </w:pPr>
            <w:del w:id="313" w:author="li liangbin" w:date="2020-02-21T18:29:00Z">
              <w:r w:rsidRPr="00A45957" w:rsidDel="006A791B">
                <w:rPr>
                  <w:rFonts w:ascii="宋体" w:hAnsi="宋体" w:hint="eastAsia"/>
                  <w:b/>
                  <w:szCs w:val="21"/>
                </w:rPr>
                <w:delText>增幅</w:delText>
              </w:r>
            </w:del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  <w:tcPrChange w:id="314" w:author="li liangbin" w:date="2020-02-21T18:29:00Z">
              <w:tcPr>
                <w:tcW w:w="34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2FE43810" w14:textId="7CD2D1AB" w:rsidR="003B3F1B" w:rsidRPr="00A45957" w:rsidDel="006A791B" w:rsidRDefault="003B3F1B" w:rsidP="00A45957">
            <w:pPr>
              <w:snapToGrid w:val="0"/>
              <w:spacing w:beforeLines="50" w:before="156" w:line="360" w:lineRule="auto"/>
              <w:jc w:val="center"/>
              <w:rPr>
                <w:del w:id="315" w:author="li liangbin" w:date="2020-02-21T18:29:00Z"/>
                <w:rFonts w:ascii="宋体" w:hAnsi="宋体"/>
                <w:b/>
                <w:szCs w:val="21"/>
              </w:rPr>
            </w:pPr>
            <w:del w:id="316" w:author="li liangbin" w:date="2020-02-21T18:29:00Z">
              <w:r w:rsidRPr="00A45957" w:rsidDel="006A791B">
                <w:rPr>
                  <w:rFonts w:ascii="宋体" w:hAnsi="宋体" w:hint="eastAsia"/>
                  <w:b/>
                  <w:szCs w:val="21"/>
                </w:rPr>
                <w:delText>4区</w:delText>
              </w:r>
            </w:del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  <w:tcPrChange w:id="317" w:author="li liangbin" w:date="2020-02-21T18:29:00Z">
              <w:tcPr>
                <w:tcW w:w="34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61478F7C" w14:textId="45D77BCD" w:rsidR="003B3F1B" w:rsidRPr="00A45957" w:rsidDel="006A791B" w:rsidRDefault="003B3F1B" w:rsidP="00A45957">
            <w:pPr>
              <w:snapToGrid w:val="0"/>
              <w:spacing w:beforeLines="50" w:before="156" w:line="360" w:lineRule="auto"/>
              <w:jc w:val="center"/>
              <w:rPr>
                <w:del w:id="318" w:author="li liangbin" w:date="2020-02-21T18:29:00Z"/>
                <w:rFonts w:ascii="宋体" w:hAnsi="宋体"/>
                <w:b/>
                <w:szCs w:val="21"/>
              </w:rPr>
            </w:pPr>
            <w:del w:id="319" w:author="li liangbin" w:date="2020-02-21T18:29:00Z">
              <w:r w:rsidRPr="00A45957" w:rsidDel="006A791B">
                <w:rPr>
                  <w:rFonts w:ascii="宋体" w:hAnsi="宋体" w:hint="eastAsia"/>
                  <w:b/>
                  <w:szCs w:val="21"/>
                </w:rPr>
                <w:delText>平均</w:delText>
              </w:r>
            </w:del>
          </w:p>
        </w:tc>
      </w:tr>
      <w:tr w:rsidR="00366FBD" w:rsidRPr="00A45957" w:rsidDel="006A791B" w14:paraId="1751A0DE" w14:textId="7E969E8B" w:rsidTr="00366FBD">
        <w:trPr>
          <w:trHeight w:val="1723"/>
          <w:del w:id="320" w:author="li liangbin" w:date="2020-02-21T18:29:00Z"/>
        </w:trPr>
        <w:tc>
          <w:tcPr>
            <w:tcW w:w="9962" w:type="dxa"/>
            <w:gridSpan w:val="10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55184FBD" w14:textId="24C7F285" w:rsidR="00366FBD" w:rsidRPr="00A45957" w:rsidDel="006A791B" w:rsidRDefault="00366FBD" w:rsidP="00A45957">
            <w:pPr>
              <w:snapToGrid w:val="0"/>
              <w:spacing w:beforeLines="50" w:before="156"/>
              <w:jc w:val="center"/>
              <w:rPr>
                <w:del w:id="321" w:author="li liangbin" w:date="2020-02-21T18:29:00Z"/>
                <w:rFonts w:ascii="宋体" w:hAnsi="宋体"/>
                <w:b/>
                <w:szCs w:val="21"/>
              </w:rPr>
            </w:pPr>
          </w:p>
          <w:p w14:paraId="4BAF4485" w14:textId="36EDD28C" w:rsidR="00366FBD" w:rsidRPr="00A45957" w:rsidDel="00366FBD" w:rsidRDefault="00366FBD" w:rsidP="00A45957">
            <w:pPr>
              <w:snapToGrid w:val="0"/>
              <w:spacing w:beforeLines="50" w:before="156"/>
              <w:jc w:val="center"/>
              <w:rPr>
                <w:del w:id="322" w:author="li liangbin" w:date="2020-02-21T17:47:00Z"/>
                <w:rFonts w:ascii="宋体" w:hAnsi="宋体"/>
                <w:b/>
                <w:szCs w:val="21"/>
              </w:rPr>
            </w:pPr>
            <w:del w:id="323" w:author="li liangbin" w:date="2020-02-21T17:47:00Z">
              <w:r w:rsidRPr="00A45957" w:rsidDel="00366FBD">
                <w:rPr>
                  <w:rFonts w:ascii="宋体" w:hAnsi="宋体" w:hint="eastAsia"/>
                  <w:b/>
                  <w:szCs w:val="21"/>
                </w:rPr>
                <w:delText>1#</w:delText>
              </w:r>
            </w:del>
          </w:p>
          <w:p w14:paraId="5EE183E3" w14:textId="5BB98CB6" w:rsidR="00366FBD" w:rsidRPr="00A45957" w:rsidDel="00366FBD" w:rsidRDefault="00366FBD" w:rsidP="00A45957">
            <w:pPr>
              <w:snapToGrid w:val="0"/>
              <w:spacing w:beforeLines="50" w:before="156"/>
              <w:jc w:val="center"/>
              <w:rPr>
                <w:del w:id="324" w:author="li liangbin" w:date="2020-02-21T17:47:00Z"/>
                <w:rFonts w:ascii="宋体" w:hAnsi="宋体"/>
                <w:b/>
                <w:szCs w:val="21"/>
              </w:rPr>
            </w:pPr>
            <w:del w:id="325" w:author="li liangbin" w:date="2020-02-21T17:47:00Z">
              <w:r w:rsidRPr="00A45957" w:rsidDel="00366FBD">
                <w:rPr>
                  <w:rFonts w:ascii="宋体" w:hAnsi="宋体" w:hint="eastAsia"/>
                  <w:b/>
                  <w:szCs w:val="21"/>
                </w:rPr>
                <w:delText>面积</w:delText>
              </w:r>
            </w:del>
          </w:p>
          <w:p w14:paraId="2995061D" w14:textId="553678FE" w:rsidR="00366FBD" w:rsidRPr="00A45957" w:rsidDel="00366FBD" w:rsidRDefault="00366FBD" w:rsidP="00A45957">
            <w:pPr>
              <w:snapToGrid w:val="0"/>
              <w:spacing w:beforeLines="50" w:before="156"/>
              <w:jc w:val="center"/>
              <w:rPr>
                <w:del w:id="326" w:author="li liangbin" w:date="2020-02-21T17:47:00Z"/>
                <w:rFonts w:ascii="宋体" w:hAnsi="宋体"/>
                <w:b/>
                <w:szCs w:val="21"/>
              </w:rPr>
            </w:pPr>
            <w:del w:id="327" w:author="li liangbin" w:date="2020-02-21T17:47:00Z">
              <w:r w:rsidRPr="00A45957" w:rsidDel="00366FBD">
                <w:rPr>
                  <w:rFonts w:ascii="宋体" w:hAnsi="宋体" w:hint="eastAsia"/>
                  <w:b/>
                  <w:szCs w:val="21"/>
                </w:rPr>
                <w:delText>（m</w:delText>
              </w:r>
              <w:r w:rsidRPr="00A45957" w:rsidDel="00366FBD">
                <w:rPr>
                  <w:rFonts w:ascii="宋体" w:hAnsi="宋体" w:hint="eastAsia"/>
                  <w:b/>
                  <w:szCs w:val="21"/>
                  <w:vertAlign w:val="superscript"/>
                </w:rPr>
                <w:delText>2</w:delText>
              </w:r>
              <w:r w:rsidRPr="00A45957" w:rsidDel="00366FBD">
                <w:rPr>
                  <w:rFonts w:ascii="宋体" w:hAnsi="宋体" w:hint="eastAsia"/>
                  <w:b/>
                  <w:szCs w:val="21"/>
                </w:rPr>
                <w:delText>）</w:delText>
              </w:r>
            </w:del>
          </w:p>
          <w:p w14:paraId="06CC18D6" w14:textId="3503DD8A" w:rsidR="00366FBD" w:rsidRPr="007A3AA0" w:rsidDel="00366FBD" w:rsidRDefault="00366FBD" w:rsidP="005B2307">
            <w:pPr>
              <w:snapToGrid w:val="0"/>
              <w:spacing w:beforeLines="50" w:before="156" w:line="360" w:lineRule="auto"/>
              <w:jc w:val="center"/>
              <w:rPr>
                <w:del w:id="328" w:author="li liangbin" w:date="2020-02-21T17:47:00Z"/>
                <w:rFonts w:ascii="宋体" w:hAnsi="宋体"/>
                <w:szCs w:val="21"/>
              </w:rPr>
            </w:pPr>
            <w:del w:id="329" w:author="li liangbin" w:date="2020-02-21T17:47:00Z">
              <w:r w:rsidDel="00366FBD">
                <w:rPr>
                  <w:rFonts w:ascii="宋体" w:hAnsi="宋体" w:hint="eastAsia"/>
                  <w:szCs w:val="21"/>
                </w:rPr>
                <w:delText>0.530</w:delText>
              </w:r>
            </w:del>
          </w:p>
          <w:p w14:paraId="42CBD77E" w14:textId="4CDB1ACB" w:rsidR="00366FBD" w:rsidRPr="007A3AA0" w:rsidDel="00366FBD" w:rsidRDefault="00366FBD" w:rsidP="00ED29AE">
            <w:pPr>
              <w:snapToGrid w:val="0"/>
              <w:spacing w:beforeLines="50" w:before="156" w:line="360" w:lineRule="auto"/>
              <w:jc w:val="center"/>
              <w:rPr>
                <w:del w:id="330" w:author="li liangbin" w:date="2020-02-21T17:47:00Z"/>
                <w:rFonts w:ascii="宋体" w:hAnsi="宋体"/>
                <w:szCs w:val="21"/>
              </w:rPr>
            </w:pPr>
            <w:del w:id="331" w:author="li liangbin" w:date="2020-02-21T17:47:00Z">
              <w:r w:rsidDel="00366FBD">
                <w:rPr>
                  <w:rFonts w:ascii="宋体" w:hAnsi="宋体" w:hint="eastAsia"/>
                  <w:szCs w:val="21"/>
                </w:rPr>
                <w:delText>-28.49%</w:delText>
              </w:r>
            </w:del>
          </w:p>
          <w:p w14:paraId="25D338F6" w14:textId="6766BABF" w:rsidR="00366FBD" w:rsidRPr="007A3AA0" w:rsidDel="00366FBD" w:rsidRDefault="00366FBD" w:rsidP="00ED29AE">
            <w:pPr>
              <w:snapToGrid w:val="0"/>
              <w:spacing w:beforeLines="50" w:before="156" w:line="360" w:lineRule="auto"/>
              <w:jc w:val="center"/>
              <w:rPr>
                <w:del w:id="332" w:author="li liangbin" w:date="2020-02-21T17:47:00Z"/>
                <w:rFonts w:ascii="宋体" w:hAnsi="宋体"/>
                <w:szCs w:val="21"/>
              </w:rPr>
            </w:pPr>
            <w:del w:id="333" w:author="li liangbin" w:date="2020-02-21T17:47:00Z">
              <w:r w:rsidDel="00366FBD">
                <w:rPr>
                  <w:rFonts w:ascii="宋体" w:hAnsi="宋体" w:hint="eastAsia"/>
                  <w:szCs w:val="21"/>
                </w:rPr>
                <w:delText>0.379</w:delText>
              </w:r>
            </w:del>
          </w:p>
          <w:p w14:paraId="215D1BD3" w14:textId="71F914FE" w:rsidR="00366FBD" w:rsidRPr="007A3AA0" w:rsidDel="00366FBD" w:rsidRDefault="00366FBD" w:rsidP="00ED29AE">
            <w:pPr>
              <w:snapToGrid w:val="0"/>
              <w:spacing w:beforeLines="50" w:before="156" w:line="360" w:lineRule="auto"/>
              <w:jc w:val="center"/>
              <w:rPr>
                <w:del w:id="334" w:author="li liangbin" w:date="2020-02-21T17:47:00Z"/>
                <w:rFonts w:ascii="宋体" w:hAnsi="宋体"/>
                <w:szCs w:val="21"/>
              </w:rPr>
            </w:pPr>
            <w:del w:id="335" w:author="li liangbin" w:date="2020-02-21T17:47:00Z">
              <w:r w:rsidDel="00366FBD">
                <w:rPr>
                  <w:rFonts w:ascii="宋体" w:hAnsi="宋体" w:hint="eastAsia"/>
                  <w:szCs w:val="21"/>
                </w:rPr>
                <w:delText>28.50%</w:delText>
              </w:r>
            </w:del>
          </w:p>
          <w:p w14:paraId="773C11E4" w14:textId="0198D3A6" w:rsidR="00366FBD" w:rsidRPr="007A3AA0" w:rsidDel="00366FBD" w:rsidRDefault="00366FBD" w:rsidP="00ED29AE">
            <w:pPr>
              <w:snapToGrid w:val="0"/>
              <w:spacing w:beforeLines="50" w:before="156" w:line="360" w:lineRule="auto"/>
              <w:jc w:val="center"/>
              <w:rPr>
                <w:del w:id="336" w:author="li liangbin" w:date="2020-02-21T17:48:00Z"/>
                <w:rFonts w:ascii="宋体" w:hAnsi="宋体"/>
                <w:szCs w:val="21"/>
              </w:rPr>
            </w:pPr>
            <w:del w:id="337" w:author="li liangbin" w:date="2020-02-21T17:48:00Z">
              <w:r w:rsidDel="00366FBD">
                <w:rPr>
                  <w:rFonts w:ascii="宋体" w:hAnsi="宋体" w:hint="eastAsia"/>
                  <w:szCs w:val="21"/>
                </w:rPr>
                <w:delText>0.487</w:delText>
              </w:r>
            </w:del>
          </w:p>
          <w:p w14:paraId="0D100030" w14:textId="0B3D154B" w:rsidR="00366FBD" w:rsidRPr="007A3AA0" w:rsidDel="00366FBD" w:rsidRDefault="00366FBD" w:rsidP="00ED29AE">
            <w:pPr>
              <w:snapToGrid w:val="0"/>
              <w:spacing w:beforeLines="50" w:before="156" w:line="360" w:lineRule="auto"/>
              <w:jc w:val="center"/>
              <w:rPr>
                <w:del w:id="338" w:author="li liangbin" w:date="2020-02-21T17:48:00Z"/>
                <w:rFonts w:ascii="宋体" w:hAnsi="宋体"/>
                <w:szCs w:val="21"/>
              </w:rPr>
            </w:pPr>
            <w:del w:id="339" w:author="li liangbin" w:date="2020-02-21T17:48:00Z">
              <w:r w:rsidDel="00366FBD">
                <w:rPr>
                  <w:rFonts w:ascii="宋体" w:hAnsi="宋体" w:hint="eastAsia"/>
                  <w:szCs w:val="21"/>
                </w:rPr>
                <w:delText>-14.37%</w:delText>
              </w:r>
            </w:del>
          </w:p>
          <w:p w14:paraId="53166D04" w14:textId="170DF697" w:rsidR="00366FBD" w:rsidRPr="007A3AA0" w:rsidDel="00366FBD" w:rsidRDefault="00366FBD" w:rsidP="00ED29AE">
            <w:pPr>
              <w:snapToGrid w:val="0"/>
              <w:spacing w:beforeLines="50" w:before="156" w:line="360" w:lineRule="auto"/>
              <w:jc w:val="center"/>
              <w:rPr>
                <w:del w:id="340" w:author="li liangbin" w:date="2020-02-21T17:48:00Z"/>
                <w:rFonts w:ascii="宋体" w:hAnsi="宋体"/>
                <w:szCs w:val="21"/>
              </w:rPr>
            </w:pPr>
            <w:del w:id="341" w:author="li liangbin" w:date="2020-02-21T17:48:00Z">
              <w:r w:rsidDel="00366FBD">
                <w:rPr>
                  <w:rFonts w:ascii="宋体" w:hAnsi="宋体" w:hint="eastAsia"/>
                  <w:szCs w:val="21"/>
                </w:rPr>
                <w:delText>0.417</w:delText>
              </w:r>
            </w:del>
          </w:p>
          <w:p w14:paraId="5AF9A4F0" w14:textId="277CBE3E" w:rsidR="00366FBD" w:rsidRPr="007A3AA0" w:rsidDel="00366FBD" w:rsidRDefault="00366FBD" w:rsidP="00ED29AE">
            <w:pPr>
              <w:snapToGrid w:val="0"/>
              <w:spacing w:beforeLines="50" w:before="156" w:line="360" w:lineRule="auto"/>
              <w:jc w:val="center"/>
              <w:rPr>
                <w:del w:id="342" w:author="li liangbin" w:date="2020-02-21T17:48:00Z"/>
                <w:rFonts w:ascii="宋体" w:hAnsi="宋体"/>
                <w:szCs w:val="21"/>
              </w:rPr>
            </w:pPr>
            <w:del w:id="343" w:author="li liangbin" w:date="2020-02-21T17:48:00Z">
              <w:r w:rsidDel="00366FBD">
                <w:rPr>
                  <w:rFonts w:ascii="宋体" w:hAnsi="宋体" w:hint="eastAsia"/>
                  <w:szCs w:val="21"/>
                </w:rPr>
                <w:delText>1.813</w:delText>
              </w:r>
            </w:del>
          </w:p>
          <w:p w14:paraId="1DE49077" w14:textId="15115657" w:rsidR="00366FBD" w:rsidRPr="00A45957" w:rsidDel="00366FBD" w:rsidRDefault="00366FBD" w:rsidP="00A45957">
            <w:pPr>
              <w:snapToGrid w:val="0"/>
              <w:spacing w:beforeLines="50" w:before="156"/>
              <w:jc w:val="center"/>
              <w:rPr>
                <w:del w:id="344" w:author="li liangbin" w:date="2020-02-21T17:48:00Z"/>
                <w:rFonts w:ascii="宋体" w:hAnsi="宋体"/>
                <w:b/>
                <w:szCs w:val="21"/>
              </w:rPr>
            </w:pPr>
            <w:del w:id="345" w:author="li liangbin" w:date="2020-02-21T17:48:00Z">
              <w:r w:rsidRPr="00A45957" w:rsidDel="00366FBD">
                <w:rPr>
                  <w:rFonts w:ascii="宋体" w:hAnsi="宋体" w:hint="eastAsia"/>
                  <w:b/>
                  <w:szCs w:val="21"/>
                </w:rPr>
                <w:delText>高度</w:delText>
              </w:r>
            </w:del>
          </w:p>
          <w:p w14:paraId="6486D927" w14:textId="290250C3" w:rsidR="00366FBD" w:rsidRPr="00A45957" w:rsidDel="00366FBD" w:rsidRDefault="00366FBD" w:rsidP="00A45957">
            <w:pPr>
              <w:snapToGrid w:val="0"/>
              <w:spacing w:beforeLines="50" w:before="156"/>
              <w:jc w:val="center"/>
              <w:rPr>
                <w:del w:id="346" w:author="li liangbin" w:date="2020-02-21T17:48:00Z"/>
                <w:rFonts w:ascii="宋体" w:hAnsi="宋体"/>
                <w:b/>
                <w:szCs w:val="21"/>
              </w:rPr>
            </w:pPr>
            <w:del w:id="347" w:author="li liangbin" w:date="2020-02-21T17:48:00Z">
              <w:r w:rsidRPr="00A45957" w:rsidDel="00366FBD">
                <w:rPr>
                  <w:rFonts w:ascii="宋体" w:hAnsi="宋体" w:hint="eastAsia"/>
                  <w:b/>
                  <w:szCs w:val="21"/>
                </w:rPr>
                <w:delText>（m）</w:delText>
              </w:r>
            </w:del>
          </w:p>
          <w:p w14:paraId="2445A8A7" w14:textId="52E50A83" w:rsidR="00366FBD" w:rsidRPr="007A3AA0" w:rsidDel="00366FBD" w:rsidRDefault="00366FBD" w:rsidP="00ED29AE">
            <w:pPr>
              <w:snapToGrid w:val="0"/>
              <w:spacing w:beforeLines="50" w:before="156" w:line="360" w:lineRule="auto"/>
              <w:jc w:val="center"/>
              <w:rPr>
                <w:del w:id="348" w:author="li liangbin" w:date="2020-02-21T17:48:00Z"/>
                <w:rFonts w:ascii="宋体" w:hAnsi="宋体"/>
                <w:szCs w:val="21"/>
              </w:rPr>
            </w:pPr>
            <w:del w:id="349" w:author="li liangbin" w:date="2020-02-21T17:48:00Z">
              <w:r w:rsidDel="00366FBD">
                <w:rPr>
                  <w:rFonts w:ascii="宋体" w:hAnsi="宋体" w:hint="eastAsia"/>
                  <w:szCs w:val="21"/>
                </w:rPr>
                <w:delText>0.18</w:delText>
              </w:r>
            </w:del>
          </w:p>
          <w:p w14:paraId="1F63CF55" w14:textId="6CC7721B" w:rsidR="00366FBD" w:rsidRPr="007A3AA0" w:rsidDel="00366FBD" w:rsidRDefault="00366FBD" w:rsidP="00ED29AE">
            <w:pPr>
              <w:snapToGrid w:val="0"/>
              <w:spacing w:beforeLines="50" w:before="156" w:line="360" w:lineRule="auto"/>
              <w:jc w:val="center"/>
              <w:rPr>
                <w:del w:id="350" w:author="li liangbin" w:date="2020-02-21T17:48:00Z"/>
                <w:rFonts w:ascii="宋体" w:hAnsi="宋体"/>
                <w:szCs w:val="21"/>
              </w:rPr>
            </w:pPr>
            <w:del w:id="351" w:author="li liangbin" w:date="2020-02-21T17:48:00Z">
              <w:r w:rsidDel="00366FBD">
                <w:rPr>
                  <w:rFonts w:ascii="宋体" w:hAnsi="宋体" w:hint="eastAsia"/>
                  <w:szCs w:val="21"/>
                </w:rPr>
                <w:delText>22.22%</w:delText>
              </w:r>
            </w:del>
          </w:p>
          <w:p w14:paraId="5315C05A" w14:textId="2959B5D9" w:rsidR="00366FBD" w:rsidRPr="007A3AA0" w:rsidDel="00366FBD" w:rsidRDefault="00366FBD" w:rsidP="00ED29AE">
            <w:pPr>
              <w:snapToGrid w:val="0"/>
              <w:spacing w:beforeLines="50" w:before="156" w:line="360" w:lineRule="auto"/>
              <w:jc w:val="center"/>
              <w:rPr>
                <w:del w:id="352" w:author="li liangbin" w:date="2020-02-21T17:48:00Z"/>
                <w:rFonts w:ascii="宋体" w:hAnsi="宋体"/>
                <w:szCs w:val="21"/>
              </w:rPr>
            </w:pPr>
            <w:del w:id="353" w:author="li liangbin" w:date="2020-02-21T17:48:00Z">
              <w:r w:rsidDel="00366FBD">
                <w:rPr>
                  <w:rFonts w:ascii="宋体" w:hAnsi="宋体" w:hint="eastAsia"/>
                  <w:szCs w:val="21"/>
                </w:rPr>
                <w:delText>0.22</w:delText>
              </w:r>
            </w:del>
          </w:p>
          <w:p w14:paraId="048119AF" w14:textId="70502190" w:rsidR="00366FBD" w:rsidRPr="007A3AA0" w:rsidDel="00366FBD" w:rsidRDefault="00366FBD" w:rsidP="00ED29AE">
            <w:pPr>
              <w:snapToGrid w:val="0"/>
              <w:spacing w:beforeLines="50" w:before="156" w:line="360" w:lineRule="auto"/>
              <w:jc w:val="center"/>
              <w:rPr>
                <w:del w:id="354" w:author="li liangbin" w:date="2020-02-21T17:48:00Z"/>
                <w:rFonts w:ascii="宋体" w:hAnsi="宋体"/>
                <w:szCs w:val="21"/>
              </w:rPr>
            </w:pPr>
            <w:del w:id="355" w:author="li liangbin" w:date="2020-02-21T17:48:00Z">
              <w:r w:rsidDel="00366FBD">
                <w:rPr>
                  <w:rFonts w:ascii="宋体" w:hAnsi="宋体" w:hint="eastAsia"/>
                  <w:szCs w:val="21"/>
                </w:rPr>
                <w:delText>9.09%</w:delText>
              </w:r>
            </w:del>
          </w:p>
          <w:p w14:paraId="67C31202" w14:textId="0E540DB0" w:rsidR="00366FBD" w:rsidRPr="007A3AA0" w:rsidDel="00366FBD" w:rsidRDefault="00366FBD" w:rsidP="00ED29AE">
            <w:pPr>
              <w:snapToGrid w:val="0"/>
              <w:spacing w:beforeLines="50" w:before="156" w:line="360" w:lineRule="auto"/>
              <w:jc w:val="center"/>
              <w:rPr>
                <w:del w:id="356" w:author="li liangbin" w:date="2020-02-21T17:48:00Z"/>
                <w:rFonts w:ascii="宋体" w:hAnsi="宋体"/>
                <w:szCs w:val="21"/>
              </w:rPr>
            </w:pPr>
            <w:del w:id="357" w:author="li liangbin" w:date="2020-02-21T17:48:00Z">
              <w:r w:rsidDel="00366FBD">
                <w:rPr>
                  <w:rFonts w:ascii="宋体" w:hAnsi="宋体" w:hint="eastAsia"/>
                  <w:szCs w:val="21"/>
                </w:rPr>
                <w:delText>0.24</w:delText>
              </w:r>
            </w:del>
          </w:p>
          <w:p w14:paraId="4196C2D9" w14:textId="458CB21F" w:rsidR="00366FBD" w:rsidRPr="007A3AA0" w:rsidDel="00366FBD" w:rsidRDefault="00366FBD" w:rsidP="00ED29AE">
            <w:pPr>
              <w:snapToGrid w:val="0"/>
              <w:spacing w:beforeLines="50" w:before="156" w:line="360" w:lineRule="auto"/>
              <w:jc w:val="center"/>
              <w:rPr>
                <w:del w:id="358" w:author="li liangbin" w:date="2020-02-21T17:48:00Z"/>
                <w:rFonts w:ascii="宋体" w:hAnsi="宋体"/>
                <w:szCs w:val="21"/>
              </w:rPr>
            </w:pPr>
            <w:del w:id="359" w:author="li liangbin" w:date="2020-02-21T17:48:00Z">
              <w:r w:rsidDel="00366FBD">
                <w:rPr>
                  <w:rFonts w:ascii="宋体" w:hAnsi="宋体" w:hint="eastAsia"/>
                  <w:szCs w:val="21"/>
                </w:rPr>
                <w:delText>-16.67%</w:delText>
              </w:r>
            </w:del>
          </w:p>
          <w:p w14:paraId="4FBDDCCB" w14:textId="446047DB" w:rsidR="00366FBD" w:rsidRPr="007A3AA0" w:rsidDel="00366FBD" w:rsidRDefault="00366FBD" w:rsidP="00ED29AE">
            <w:pPr>
              <w:snapToGrid w:val="0"/>
              <w:spacing w:beforeLines="50" w:before="156" w:line="360" w:lineRule="auto"/>
              <w:jc w:val="center"/>
              <w:rPr>
                <w:del w:id="360" w:author="li liangbin" w:date="2020-02-21T17:48:00Z"/>
                <w:rFonts w:ascii="宋体" w:hAnsi="宋体"/>
                <w:szCs w:val="21"/>
              </w:rPr>
            </w:pPr>
            <w:del w:id="361" w:author="li liangbin" w:date="2020-02-21T17:48:00Z">
              <w:r w:rsidDel="00366FBD">
                <w:rPr>
                  <w:rFonts w:ascii="宋体" w:hAnsi="宋体" w:hint="eastAsia"/>
                  <w:szCs w:val="21"/>
                </w:rPr>
                <w:delText>0.20</w:delText>
              </w:r>
            </w:del>
          </w:p>
          <w:p w14:paraId="17D6679D" w14:textId="3CB17307" w:rsidR="00366FBD" w:rsidRPr="007A3AA0" w:rsidDel="006A791B" w:rsidRDefault="00366FBD">
            <w:pPr>
              <w:snapToGrid w:val="0"/>
              <w:spacing w:beforeLines="50" w:before="156" w:line="360" w:lineRule="auto"/>
              <w:jc w:val="center"/>
              <w:rPr>
                <w:del w:id="362" w:author="li liangbin" w:date="2020-02-21T18:29:00Z"/>
                <w:rFonts w:ascii="宋体" w:hAnsi="宋体"/>
                <w:szCs w:val="21"/>
              </w:rPr>
            </w:pPr>
            <w:del w:id="363" w:author="li liangbin" w:date="2020-02-21T17:48:00Z">
              <w:r w:rsidDel="00366FBD">
                <w:rPr>
                  <w:rFonts w:ascii="宋体" w:hAnsi="宋体" w:hint="eastAsia"/>
                  <w:szCs w:val="21"/>
                </w:rPr>
                <w:delText>0.21</w:delText>
              </w:r>
            </w:del>
          </w:p>
        </w:tc>
      </w:tr>
      <w:tr w:rsidR="00366FBD" w:rsidRPr="00A45957" w:rsidDel="006A791B" w14:paraId="707A6412" w14:textId="4A9B9EDC" w:rsidTr="006A791B">
        <w:trPr>
          <w:del w:id="364" w:author="li liangbin" w:date="2020-02-21T18:29:00Z"/>
        </w:trPr>
        <w:tc>
          <w:tcPr>
            <w:tcW w:w="674" w:type="dxa"/>
            <w:vMerge w:val="restart"/>
            <w:shd w:val="clear" w:color="auto" w:fill="auto"/>
            <w:tcPrChange w:id="365" w:author="li liangbin" w:date="2020-02-21T18:29:00Z">
              <w:tcPr>
                <w:tcW w:w="1259" w:type="dxa"/>
                <w:vMerge w:val="restart"/>
                <w:shd w:val="clear" w:color="auto" w:fill="auto"/>
              </w:tcPr>
            </w:tcPrChange>
          </w:tcPr>
          <w:p w14:paraId="2705C31A" w14:textId="734D33E1" w:rsidR="00366FBD" w:rsidRPr="00A45957" w:rsidDel="006A791B" w:rsidRDefault="00366FBD" w:rsidP="00366FBD">
            <w:pPr>
              <w:snapToGrid w:val="0"/>
              <w:spacing w:beforeLines="50" w:before="156"/>
              <w:jc w:val="center"/>
              <w:rPr>
                <w:del w:id="366" w:author="li liangbin" w:date="2020-02-21T18:29:00Z"/>
                <w:rFonts w:ascii="宋体" w:hAnsi="宋体"/>
                <w:b/>
                <w:szCs w:val="21"/>
              </w:rPr>
            </w:pPr>
          </w:p>
          <w:p w14:paraId="231A71B9" w14:textId="60DC9232" w:rsidR="00366FBD" w:rsidRPr="00A45957" w:rsidDel="006A791B" w:rsidRDefault="00366FBD" w:rsidP="00366FBD">
            <w:pPr>
              <w:snapToGrid w:val="0"/>
              <w:spacing w:beforeLines="50" w:before="156"/>
              <w:jc w:val="center"/>
              <w:rPr>
                <w:del w:id="367" w:author="li liangbin" w:date="2020-02-21T18:29:00Z"/>
                <w:rFonts w:ascii="宋体" w:hAnsi="宋体"/>
                <w:b/>
                <w:szCs w:val="21"/>
              </w:rPr>
            </w:pPr>
            <w:del w:id="368" w:author="li liangbin" w:date="2020-02-21T17:48:00Z">
              <w:r w:rsidRPr="00A45957" w:rsidDel="00366FBD">
                <w:rPr>
                  <w:rFonts w:ascii="宋体" w:hAnsi="宋体" w:hint="eastAsia"/>
                  <w:b/>
                  <w:szCs w:val="21"/>
                </w:rPr>
                <w:delText>2</w:delText>
              </w:r>
            </w:del>
            <w:del w:id="369" w:author="li liangbin" w:date="2020-02-21T18:29:00Z">
              <w:r w:rsidRPr="00A45957" w:rsidDel="006A791B">
                <w:rPr>
                  <w:rFonts w:ascii="宋体" w:hAnsi="宋体" w:hint="eastAsia"/>
                  <w:b/>
                  <w:szCs w:val="21"/>
                </w:rPr>
                <w:delText>#</w:delText>
              </w:r>
            </w:del>
          </w:p>
        </w:tc>
        <w:tc>
          <w:tcPr>
            <w:tcW w:w="374" w:type="dxa"/>
            <w:shd w:val="clear" w:color="auto" w:fill="auto"/>
            <w:tcPrChange w:id="370" w:author="li liangbin" w:date="2020-02-21T18:29:00Z">
              <w:tcPr>
                <w:tcW w:w="575" w:type="dxa"/>
                <w:shd w:val="clear" w:color="auto" w:fill="auto"/>
              </w:tcPr>
            </w:tcPrChange>
          </w:tcPr>
          <w:p w14:paraId="48897F4D" w14:textId="4CA42D91" w:rsidR="00366FBD" w:rsidRPr="00A45957" w:rsidDel="006A791B" w:rsidRDefault="00366FBD" w:rsidP="00366FBD">
            <w:pPr>
              <w:snapToGrid w:val="0"/>
              <w:spacing w:beforeLines="50" w:before="156"/>
              <w:jc w:val="center"/>
              <w:rPr>
                <w:del w:id="371" w:author="li liangbin" w:date="2020-02-21T18:29:00Z"/>
                <w:rFonts w:ascii="宋体" w:hAnsi="宋体"/>
                <w:b/>
                <w:szCs w:val="21"/>
              </w:rPr>
            </w:pPr>
            <w:del w:id="372" w:author="li liangbin" w:date="2020-02-21T18:29:00Z">
              <w:r w:rsidRPr="00A45957" w:rsidDel="006A791B">
                <w:rPr>
                  <w:rFonts w:ascii="宋体" w:hAnsi="宋体" w:hint="eastAsia"/>
                  <w:b/>
                  <w:szCs w:val="21"/>
                </w:rPr>
                <w:delText>面积</w:delText>
              </w:r>
            </w:del>
          </w:p>
          <w:p w14:paraId="5DE5968C" w14:textId="74D715E6" w:rsidR="00366FBD" w:rsidRPr="00A45957" w:rsidDel="006A791B" w:rsidRDefault="00366FBD" w:rsidP="00366FBD">
            <w:pPr>
              <w:snapToGrid w:val="0"/>
              <w:spacing w:beforeLines="50" w:before="156"/>
              <w:jc w:val="center"/>
              <w:rPr>
                <w:del w:id="373" w:author="li liangbin" w:date="2020-02-21T18:29:00Z"/>
                <w:rFonts w:ascii="宋体" w:hAnsi="宋体"/>
                <w:b/>
                <w:szCs w:val="21"/>
              </w:rPr>
            </w:pPr>
            <w:del w:id="374" w:author="li liangbin" w:date="2020-02-21T18:29:00Z">
              <w:r w:rsidRPr="00A45957" w:rsidDel="006A791B">
                <w:rPr>
                  <w:rFonts w:ascii="宋体" w:hAnsi="宋体" w:hint="eastAsia"/>
                  <w:b/>
                  <w:szCs w:val="21"/>
                </w:rPr>
                <w:delText>（m</w:delText>
              </w:r>
              <w:r w:rsidRPr="00A45957" w:rsidDel="006A791B">
                <w:rPr>
                  <w:rFonts w:ascii="宋体" w:hAnsi="宋体" w:hint="eastAsia"/>
                  <w:b/>
                  <w:szCs w:val="21"/>
                  <w:vertAlign w:val="superscript"/>
                </w:rPr>
                <w:delText>2</w:delText>
              </w:r>
              <w:r w:rsidRPr="00A45957" w:rsidDel="006A791B">
                <w:rPr>
                  <w:rFonts w:ascii="宋体" w:hAnsi="宋体" w:hint="eastAsia"/>
                  <w:b/>
                  <w:szCs w:val="21"/>
                </w:rPr>
                <w:delText>）</w:delText>
              </w:r>
            </w:del>
          </w:p>
        </w:tc>
        <w:tc>
          <w:tcPr>
            <w:tcW w:w="1125" w:type="dxa"/>
            <w:shd w:val="clear" w:color="auto" w:fill="auto"/>
            <w:vAlign w:val="center"/>
            <w:tcPrChange w:id="375" w:author="li liangbin" w:date="2020-02-21T18:29:00Z">
              <w:tcPr>
                <w:tcW w:w="1702" w:type="dxa"/>
                <w:shd w:val="clear" w:color="auto" w:fill="auto"/>
                <w:vAlign w:val="center"/>
              </w:tcPr>
            </w:tcPrChange>
          </w:tcPr>
          <w:p w14:paraId="4BCD5013" w14:textId="63D32FA1" w:rsidR="00366FBD" w:rsidRPr="007A3AA0" w:rsidDel="006A791B" w:rsidRDefault="00366FBD" w:rsidP="00366FBD">
            <w:pPr>
              <w:snapToGrid w:val="0"/>
              <w:spacing w:beforeLines="50" w:before="156" w:line="360" w:lineRule="auto"/>
              <w:jc w:val="center"/>
              <w:rPr>
                <w:del w:id="376" w:author="li liangbin" w:date="2020-02-21T18:29:00Z"/>
                <w:rFonts w:ascii="宋体" w:hAnsi="宋体"/>
                <w:szCs w:val="21"/>
              </w:rPr>
            </w:pPr>
          </w:p>
        </w:tc>
        <w:tc>
          <w:tcPr>
            <w:tcW w:w="1068" w:type="dxa"/>
            <w:shd w:val="clear" w:color="auto" w:fill="auto"/>
            <w:vAlign w:val="center"/>
            <w:tcPrChange w:id="377" w:author="li liangbin" w:date="2020-02-21T18:29:00Z">
              <w:tcPr>
                <w:tcW w:w="1638" w:type="dxa"/>
                <w:shd w:val="clear" w:color="auto" w:fill="auto"/>
                <w:vAlign w:val="center"/>
              </w:tcPr>
            </w:tcPrChange>
          </w:tcPr>
          <w:p w14:paraId="1E85D33A" w14:textId="52B0C3F6" w:rsidR="00366FBD" w:rsidRPr="007A3AA0" w:rsidDel="006A791B" w:rsidRDefault="00366FBD" w:rsidP="00366FBD">
            <w:pPr>
              <w:snapToGrid w:val="0"/>
              <w:spacing w:beforeLines="50" w:before="156" w:line="360" w:lineRule="auto"/>
              <w:jc w:val="center"/>
              <w:rPr>
                <w:del w:id="378" w:author="li liangbin" w:date="2020-02-21T18:29:00Z"/>
                <w:rFonts w:ascii="宋体" w:hAnsi="宋体"/>
                <w:szCs w:val="21"/>
              </w:rPr>
            </w:pPr>
          </w:p>
        </w:tc>
        <w:tc>
          <w:tcPr>
            <w:tcW w:w="1125" w:type="dxa"/>
            <w:shd w:val="clear" w:color="auto" w:fill="auto"/>
            <w:vAlign w:val="center"/>
            <w:tcPrChange w:id="379" w:author="li liangbin" w:date="2020-02-21T18:29:00Z">
              <w:tcPr>
                <w:tcW w:w="1702" w:type="dxa"/>
                <w:shd w:val="clear" w:color="auto" w:fill="auto"/>
                <w:vAlign w:val="center"/>
              </w:tcPr>
            </w:tcPrChange>
          </w:tcPr>
          <w:p w14:paraId="0F05283F" w14:textId="4BC11DAB" w:rsidR="00366FBD" w:rsidRPr="007A3AA0" w:rsidDel="006A791B" w:rsidRDefault="00366FBD" w:rsidP="00366FBD">
            <w:pPr>
              <w:snapToGrid w:val="0"/>
              <w:spacing w:beforeLines="50" w:before="156" w:line="360" w:lineRule="auto"/>
              <w:jc w:val="center"/>
              <w:rPr>
                <w:del w:id="380" w:author="li liangbin" w:date="2020-02-21T18:29:00Z"/>
                <w:rFonts w:ascii="宋体" w:hAnsi="宋体"/>
                <w:szCs w:val="21"/>
              </w:rPr>
            </w:pPr>
          </w:p>
        </w:tc>
        <w:tc>
          <w:tcPr>
            <w:tcW w:w="1068" w:type="dxa"/>
            <w:shd w:val="clear" w:color="auto" w:fill="auto"/>
            <w:vAlign w:val="center"/>
            <w:tcPrChange w:id="381" w:author="li liangbin" w:date="2020-02-21T18:29:00Z">
              <w:tcPr>
                <w:tcW w:w="346" w:type="dxa"/>
                <w:shd w:val="clear" w:color="auto" w:fill="auto"/>
                <w:vAlign w:val="center"/>
              </w:tcPr>
            </w:tcPrChange>
          </w:tcPr>
          <w:p w14:paraId="53E5BA00" w14:textId="5F9D385B" w:rsidR="00366FBD" w:rsidRPr="007A3AA0" w:rsidDel="006A791B" w:rsidRDefault="00366FBD" w:rsidP="00366FBD">
            <w:pPr>
              <w:snapToGrid w:val="0"/>
              <w:spacing w:beforeLines="50" w:before="156" w:line="360" w:lineRule="auto"/>
              <w:jc w:val="center"/>
              <w:rPr>
                <w:del w:id="382" w:author="li liangbin" w:date="2020-02-21T18:29:00Z"/>
                <w:rFonts w:ascii="宋体" w:hAnsi="宋体"/>
                <w:szCs w:val="21"/>
              </w:rPr>
            </w:pPr>
          </w:p>
        </w:tc>
        <w:tc>
          <w:tcPr>
            <w:tcW w:w="1125" w:type="dxa"/>
            <w:shd w:val="clear" w:color="auto" w:fill="auto"/>
            <w:vAlign w:val="center"/>
            <w:tcPrChange w:id="383" w:author="li liangbin" w:date="2020-02-21T18:29:00Z">
              <w:tcPr>
                <w:tcW w:w="1702" w:type="dxa"/>
                <w:shd w:val="clear" w:color="auto" w:fill="auto"/>
                <w:vAlign w:val="center"/>
              </w:tcPr>
            </w:tcPrChange>
          </w:tcPr>
          <w:p w14:paraId="2F1D65EC" w14:textId="76B311AD" w:rsidR="00366FBD" w:rsidRPr="007A3AA0" w:rsidDel="006A791B" w:rsidRDefault="00366FBD" w:rsidP="00366FBD">
            <w:pPr>
              <w:snapToGrid w:val="0"/>
              <w:spacing w:beforeLines="50" w:before="156" w:line="360" w:lineRule="auto"/>
              <w:jc w:val="center"/>
              <w:rPr>
                <w:del w:id="384" w:author="li liangbin" w:date="2020-02-21T18:29:00Z"/>
                <w:rFonts w:ascii="宋体" w:hAnsi="宋体"/>
                <w:szCs w:val="21"/>
              </w:rPr>
            </w:pPr>
          </w:p>
        </w:tc>
        <w:tc>
          <w:tcPr>
            <w:tcW w:w="1068" w:type="dxa"/>
            <w:shd w:val="clear" w:color="auto" w:fill="auto"/>
            <w:vAlign w:val="center"/>
            <w:tcPrChange w:id="385" w:author="li liangbin" w:date="2020-02-21T18:29:00Z">
              <w:tcPr>
                <w:tcW w:w="346" w:type="dxa"/>
                <w:shd w:val="clear" w:color="auto" w:fill="auto"/>
                <w:vAlign w:val="center"/>
              </w:tcPr>
            </w:tcPrChange>
          </w:tcPr>
          <w:p w14:paraId="15DBD2FF" w14:textId="518C78D1" w:rsidR="00366FBD" w:rsidRPr="007A3AA0" w:rsidDel="006A791B" w:rsidRDefault="00366FBD" w:rsidP="00366FBD">
            <w:pPr>
              <w:snapToGrid w:val="0"/>
              <w:spacing w:beforeLines="50" w:before="156" w:line="360" w:lineRule="auto"/>
              <w:jc w:val="center"/>
              <w:rPr>
                <w:del w:id="386" w:author="li liangbin" w:date="2020-02-21T18:29:00Z"/>
                <w:rFonts w:ascii="宋体" w:hAnsi="宋体"/>
                <w:szCs w:val="21"/>
              </w:rPr>
            </w:pPr>
          </w:p>
        </w:tc>
        <w:tc>
          <w:tcPr>
            <w:tcW w:w="1125" w:type="dxa"/>
            <w:shd w:val="clear" w:color="auto" w:fill="auto"/>
            <w:vAlign w:val="center"/>
            <w:tcPrChange w:id="387" w:author="li liangbin" w:date="2020-02-21T18:29:00Z">
              <w:tcPr>
                <w:tcW w:w="346" w:type="dxa"/>
                <w:shd w:val="clear" w:color="auto" w:fill="auto"/>
                <w:vAlign w:val="center"/>
              </w:tcPr>
            </w:tcPrChange>
          </w:tcPr>
          <w:p w14:paraId="2D3A4652" w14:textId="08040B93" w:rsidR="00366FBD" w:rsidRPr="007A3AA0" w:rsidDel="006A791B" w:rsidRDefault="00366FBD" w:rsidP="00366FBD">
            <w:pPr>
              <w:snapToGrid w:val="0"/>
              <w:spacing w:beforeLines="50" w:before="156" w:line="360" w:lineRule="auto"/>
              <w:jc w:val="center"/>
              <w:rPr>
                <w:del w:id="388" w:author="li liangbin" w:date="2020-02-21T18:29:00Z"/>
                <w:rFonts w:ascii="宋体" w:hAnsi="宋体"/>
                <w:szCs w:val="21"/>
              </w:rPr>
            </w:pPr>
          </w:p>
        </w:tc>
        <w:tc>
          <w:tcPr>
            <w:tcW w:w="1210" w:type="dxa"/>
            <w:shd w:val="clear" w:color="auto" w:fill="auto"/>
            <w:vAlign w:val="center"/>
            <w:tcPrChange w:id="389" w:author="li liangbin" w:date="2020-02-21T18:29:00Z">
              <w:tcPr>
                <w:tcW w:w="346" w:type="dxa"/>
                <w:shd w:val="clear" w:color="auto" w:fill="auto"/>
                <w:vAlign w:val="center"/>
              </w:tcPr>
            </w:tcPrChange>
          </w:tcPr>
          <w:p w14:paraId="2FA88EC8" w14:textId="414336D7" w:rsidR="00366FBD" w:rsidRPr="007A3AA0" w:rsidDel="006A791B" w:rsidRDefault="00366FBD" w:rsidP="00366FBD">
            <w:pPr>
              <w:snapToGrid w:val="0"/>
              <w:spacing w:beforeLines="50" w:before="156" w:line="360" w:lineRule="auto"/>
              <w:jc w:val="center"/>
              <w:rPr>
                <w:del w:id="390" w:author="li liangbin" w:date="2020-02-21T18:29:00Z"/>
                <w:rFonts w:ascii="宋体" w:hAnsi="宋体"/>
                <w:szCs w:val="21"/>
              </w:rPr>
            </w:pPr>
          </w:p>
        </w:tc>
      </w:tr>
      <w:tr w:rsidR="00366FBD" w:rsidRPr="00A45957" w:rsidDel="006A791B" w14:paraId="76AD7C29" w14:textId="0795E3E4" w:rsidTr="006A791B">
        <w:trPr>
          <w:del w:id="391" w:author="li liangbin" w:date="2020-02-21T18:29:00Z"/>
        </w:trPr>
        <w:tc>
          <w:tcPr>
            <w:tcW w:w="674" w:type="dxa"/>
            <w:vMerge/>
            <w:shd w:val="clear" w:color="auto" w:fill="auto"/>
            <w:tcPrChange w:id="392" w:author="li liangbin" w:date="2020-02-21T18:29:00Z">
              <w:tcPr>
                <w:tcW w:w="1259" w:type="dxa"/>
                <w:vMerge/>
                <w:shd w:val="clear" w:color="auto" w:fill="auto"/>
              </w:tcPr>
            </w:tcPrChange>
          </w:tcPr>
          <w:p w14:paraId="225E0971" w14:textId="4F2A4612" w:rsidR="00366FBD" w:rsidRPr="00A45957" w:rsidDel="006A791B" w:rsidRDefault="00366FBD" w:rsidP="00366FBD">
            <w:pPr>
              <w:snapToGrid w:val="0"/>
              <w:spacing w:beforeLines="50" w:before="156"/>
              <w:jc w:val="center"/>
              <w:rPr>
                <w:del w:id="393" w:author="li liangbin" w:date="2020-02-21T18:29:00Z"/>
                <w:rFonts w:ascii="宋体" w:hAnsi="宋体"/>
                <w:b/>
                <w:szCs w:val="21"/>
              </w:rPr>
            </w:pPr>
          </w:p>
        </w:tc>
        <w:tc>
          <w:tcPr>
            <w:tcW w:w="374" w:type="dxa"/>
            <w:shd w:val="clear" w:color="auto" w:fill="auto"/>
            <w:tcPrChange w:id="394" w:author="li liangbin" w:date="2020-02-21T18:29:00Z">
              <w:tcPr>
                <w:tcW w:w="575" w:type="dxa"/>
                <w:shd w:val="clear" w:color="auto" w:fill="auto"/>
              </w:tcPr>
            </w:tcPrChange>
          </w:tcPr>
          <w:p w14:paraId="0C9CF41E" w14:textId="592B4D18" w:rsidR="00366FBD" w:rsidRPr="00A45957" w:rsidDel="006A791B" w:rsidRDefault="00366FBD" w:rsidP="00366FBD">
            <w:pPr>
              <w:snapToGrid w:val="0"/>
              <w:spacing w:beforeLines="50" w:before="156"/>
              <w:jc w:val="center"/>
              <w:rPr>
                <w:del w:id="395" w:author="li liangbin" w:date="2020-02-21T18:29:00Z"/>
                <w:rFonts w:ascii="宋体" w:hAnsi="宋体"/>
                <w:b/>
                <w:szCs w:val="21"/>
              </w:rPr>
            </w:pPr>
            <w:del w:id="396" w:author="li liangbin" w:date="2020-02-21T18:29:00Z">
              <w:r w:rsidRPr="00A45957" w:rsidDel="006A791B">
                <w:rPr>
                  <w:rFonts w:ascii="宋体" w:hAnsi="宋体" w:hint="eastAsia"/>
                  <w:b/>
                  <w:szCs w:val="21"/>
                </w:rPr>
                <w:delText>高度</w:delText>
              </w:r>
            </w:del>
          </w:p>
          <w:p w14:paraId="7C4DE1FC" w14:textId="65110787" w:rsidR="00366FBD" w:rsidRPr="00A45957" w:rsidDel="006A791B" w:rsidRDefault="00366FBD" w:rsidP="00366FBD">
            <w:pPr>
              <w:snapToGrid w:val="0"/>
              <w:spacing w:beforeLines="50" w:before="156"/>
              <w:jc w:val="center"/>
              <w:rPr>
                <w:del w:id="397" w:author="li liangbin" w:date="2020-02-21T18:29:00Z"/>
                <w:rFonts w:ascii="宋体" w:hAnsi="宋体"/>
                <w:b/>
                <w:szCs w:val="21"/>
              </w:rPr>
            </w:pPr>
            <w:del w:id="398" w:author="li liangbin" w:date="2020-02-21T18:29:00Z">
              <w:r w:rsidRPr="00A45957" w:rsidDel="006A791B">
                <w:rPr>
                  <w:rFonts w:ascii="宋体" w:hAnsi="宋体" w:hint="eastAsia"/>
                  <w:b/>
                  <w:szCs w:val="21"/>
                </w:rPr>
                <w:delText>（m）</w:delText>
              </w:r>
            </w:del>
          </w:p>
        </w:tc>
        <w:tc>
          <w:tcPr>
            <w:tcW w:w="1125" w:type="dxa"/>
            <w:shd w:val="clear" w:color="auto" w:fill="auto"/>
            <w:vAlign w:val="center"/>
            <w:tcPrChange w:id="399" w:author="li liangbin" w:date="2020-02-21T18:29:00Z">
              <w:tcPr>
                <w:tcW w:w="1702" w:type="dxa"/>
                <w:shd w:val="clear" w:color="auto" w:fill="auto"/>
                <w:vAlign w:val="center"/>
              </w:tcPr>
            </w:tcPrChange>
          </w:tcPr>
          <w:p w14:paraId="52E37E80" w14:textId="38C630CE" w:rsidR="00366FBD" w:rsidRPr="007A3AA0" w:rsidDel="006A791B" w:rsidRDefault="00366FBD" w:rsidP="00366FBD">
            <w:pPr>
              <w:snapToGrid w:val="0"/>
              <w:spacing w:beforeLines="50" w:before="156" w:line="360" w:lineRule="auto"/>
              <w:jc w:val="center"/>
              <w:rPr>
                <w:del w:id="400" w:author="li liangbin" w:date="2020-02-21T18:29:00Z"/>
                <w:rFonts w:ascii="宋体" w:hAnsi="宋体"/>
                <w:szCs w:val="21"/>
              </w:rPr>
            </w:pPr>
          </w:p>
        </w:tc>
        <w:tc>
          <w:tcPr>
            <w:tcW w:w="1068" w:type="dxa"/>
            <w:shd w:val="clear" w:color="auto" w:fill="auto"/>
            <w:vAlign w:val="center"/>
            <w:tcPrChange w:id="401" w:author="li liangbin" w:date="2020-02-21T18:29:00Z">
              <w:tcPr>
                <w:tcW w:w="1638" w:type="dxa"/>
                <w:shd w:val="clear" w:color="auto" w:fill="auto"/>
                <w:vAlign w:val="center"/>
              </w:tcPr>
            </w:tcPrChange>
          </w:tcPr>
          <w:p w14:paraId="7C78DB60" w14:textId="29CF2444" w:rsidR="00366FBD" w:rsidRPr="007A3AA0" w:rsidDel="006A791B" w:rsidRDefault="00366FBD" w:rsidP="00366FBD">
            <w:pPr>
              <w:snapToGrid w:val="0"/>
              <w:spacing w:beforeLines="50" w:before="156" w:line="360" w:lineRule="auto"/>
              <w:jc w:val="center"/>
              <w:rPr>
                <w:del w:id="402" w:author="li liangbin" w:date="2020-02-21T18:29:00Z"/>
                <w:rFonts w:ascii="宋体" w:hAnsi="宋体"/>
                <w:szCs w:val="21"/>
              </w:rPr>
            </w:pPr>
          </w:p>
        </w:tc>
        <w:tc>
          <w:tcPr>
            <w:tcW w:w="1125" w:type="dxa"/>
            <w:shd w:val="clear" w:color="auto" w:fill="auto"/>
            <w:vAlign w:val="center"/>
            <w:tcPrChange w:id="403" w:author="li liangbin" w:date="2020-02-21T18:29:00Z">
              <w:tcPr>
                <w:tcW w:w="1702" w:type="dxa"/>
                <w:shd w:val="clear" w:color="auto" w:fill="auto"/>
                <w:vAlign w:val="center"/>
              </w:tcPr>
            </w:tcPrChange>
          </w:tcPr>
          <w:p w14:paraId="4384DAC6" w14:textId="09858CC3" w:rsidR="00366FBD" w:rsidRPr="007A3AA0" w:rsidDel="006A791B" w:rsidRDefault="00366FBD" w:rsidP="00366FBD">
            <w:pPr>
              <w:snapToGrid w:val="0"/>
              <w:spacing w:beforeLines="50" w:before="156" w:line="360" w:lineRule="auto"/>
              <w:jc w:val="center"/>
              <w:rPr>
                <w:del w:id="404" w:author="li liangbin" w:date="2020-02-21T18:29:00Z"/>
                <w:rFonts w:ascii="宋体" w:hAnsi="宋体"/>
                <w:szCs w:val="21"/>
              </w:rPr>
            </w:pPr>
          </w:p>
        </w:tc>
        <w:tc>
          <w:tcPr>
            <w:tcW w:w="1068" w:type="dxa"/>
            <w:shd w:val="clear" w:color="auto" w:fill="auto"/>
            <w:vAlign w:val="center"/>
            <w:tcPrChange w:id="405" w:author="li liangbin" w:date="2020-02-21T18:29:00Z">
              <w:tcPr>
                <w:tcW w:w="346" w:type="dxa"/>
                <w:shd w:val="clear" w:color="auto" w:fill="auto"/>
                <w:vAlign w:val="center"/>
              </w:tcPr>
            </w:tcPrChange>
          </w:tcPr>
          <w:p w14:paraId="5AC9C328" w14:textId="249C2BEE" w:rsidR="00366FBD" w:rsidRPr="007A3AA0" w:rsidDel="006A791B" w:rsidRDefault="00366FBD" w:rsidP="00366FBD">
            <w:pPr>
              <w:snapToGrid w:val="0"/>
              <w:spacing w:beforeLines="50" w:before="156" w:line="360" w:lineRule="auto"/>
              <w:jc w:val="center"/>
              <w:rPr>
                <w:del w:id="406" w:author="li liangbin" w:date="2020-02-21T18:29:00Z"/>
                <w:rFonts w:ascii="宋体" w:hAnsi="宋体"/>
                <w:szCs w:val="21"/>
              </w:rPr>
            </w:pPr>
          </w:p>
        </w:tc>
        <w:tc>
          <w:tcPr>
            <w:tcW w:w="1125" w:type="dxa"/>
            <w:shd w:val="clear" w:color="auto" w:fill="auto"/>
            <w:vAlign w:val="center"/>
            <w:tcPrChange w:id="407" w:author="li liangbin" w:date="2020-02-21T18:29:00Z">
              <w:tcPr>
                <w:tcW w:w="1702" w:type="dxa"/>
                <w:shd w:val="clear" w:color="auto" w:fill="auto"/>
                <w:vAlign w:val="center"/>
              </w:tcPr>
            </w:tcPrChange>
          </w:tcPr>
          <w:p w14:paraId="0950BE96" w14:textId="5FC232D0" w:rsidR="00366FBD" w:rsidRPr="007A3AA0" w:rsidDel="006A791B" w:rsidRDefault="00366FBD" w:rsidP="00366FBD">
            <w:pPr>
              <w:snapToGrid w:val="0"/>
              <w:spacing w:beforeLines="50" w:before="156" w:line="360" w:lineRule="auto"/>
              <w:jc w:val="center"/>
              <w:rPr>
                <w:del w:id="408" w:author="li liangbin" w:date="2020-02-21T18:29:00Z"/>
                <w:rFonts w:ascii="宋体" w:hAnsi="宋体"/>
                <w:szCs w:val="21"/>
              </w:rPr>
            </w:pPr>
          </w:p>
        </w:tc>
        <w:tc>
          <w:tcPr>
            <w:tcW w:w="1068" w:type="dxa"/>
            <w:shd w:val="clear" w:color="auto" w:fill="auto"/>
            <w:vAlign w:val="center"/>
            <w:tcPrChange w:id="409" w:author="li liangbin" w:date="2020-02-21T18:29:00Z">
              <w:tcPr>
                <w:tcW w:w="346" w:type="dxa"/>
                <w:shd w:val="clear" w:color="auto" w:fill="auto"/>
                <w:vAlign w:val="center"/>
              </w:tcPr>
            </w:tcPrChange>
          </w:tcPr>
          <w:p w14:paraId="79AC26ED" w14:textId="5D06547B" w:rsidR="00366FBD" w:rsidRPr="007A3AA0" w:rsidDel="006A791B" w:rsidRDefault="00366FBD" w:rsidP="00366FBD">
            <w:pPr>
              <w:snapToGrid w:val="0"/>
              <w:spacing w:beforeLines="50" w:before="156" w:line="360" w:lineRule="auto"/>
              <w:jc w:val="center"/>
              <w:rPr>
                <w:del w:id="410" w:author="li liangbin" w:date="2020-02-21T18:29:00Z"/>
                <w:rFonts w:ascii="宋体" w:hAnsi="宋体"/>
                <w:szCs w:val="21"/>
              </w:rPr>
            </w:pPr>
          </w:p>
        </w:tc>
        <w:tc>
          <w:tcPr>
            <w:tcW w:w="1125" w:type="dxa"/>
            <w:shd w:val="clear" w:color="auto" w:fill="auto"/>
            <w:vAlign w:val="center"/>
            <w:tcPrChange w:id="411" w:author="li liangbin" w:date="2020-02-21T18:29:00Z">
              <w:tcPr>
                <w:tcW w:w="346" w:type="dxa"/>
                <w:shd w:val="clear" w:color="auto" w:fill="auto"/>
                <w:vAlign w:val="center"/>
              </w:tcPr>
            </w:tcPrChange>
          </w:tcPr>
          <w:p w14:paraId="5C5E5944" w14:textId="0E090C66" w:rsidR="00366FBD" w:rsidRPr="007A3AA0" w:rsidDel="006A791B" w:rsidRDefault="00366FBD" w:rsidP="00366FBD">
            <w:pPr>
              <w:snapToGrid w:val="0"/>
              <w:spacing w:beforeLines="50" w:before="156" w:line="360" w:lineRule="auto"/>
              <w:jc w:val="center"/>
              <w:rPr>
                <w:del w:id="412" w:author="li liangbin" w:date="2020-02-21T18:29:00Z"/>
                <w:rFonts w:ascii="宋体" w:hAnsi="宋体"/>
                <w:szCs w:val="21"/>
              </w:rPr>
            </w:pPr>
          </w:p>
        </w:tc>
        <w:tc>
          <w:tcPr>
            <w:tcW w:w="1210" w:type="dxa"/>
            <w:shd w:val="clear" w:color="auto" w:fill="auto"/>
            <w:vAlign w:val="center"/>
            <w:tcPrChange w:id="413" w:author="li liangbin" w:date="2020-02-21T18:29:00Z">
              <w:tcPr>
                <w:tcW w:w="346" w:type="dxa"/>
                <w:shd w:val="clear" w:color="auto" w:fill="auto"/>
                <w:vAlign w:val="center"/>
              </w:tcPr>
            </w:tcPrChange>
          </w:tcPr>
          <w:p w14:paraId="2A93799E" w14:textId="42065273" w:rsidR="00366FBD" w:rsidRPr="007A3AA0" w:rsidDel="006A791B" w:rsidRDefault="00366FBD" w:rsidP="00366FBD">
            <w:pPr>
              <w:snapToGrid w:val="0"/>
              <w:spacing w:beforeLines="50" w:before="156" w:line="360" w:lineRule="auto"/>
              <w:jc w:val="center"/>
              <w:rPr>
                <w:del w:id="414" w:author="li liangbin" w:date="2020-02-21T18:29:00Z"/>
                <w:rFonts w:ascii="宋体" w:hAnsi="宋体"/>
                <w:szCs w:val="21"/>
              </w:rPr>
            </w:pPr>
          </w:p>
        </w:tc>
      </w:tr>
      <w:tr w:rsidR="00366FBD" w:rsidRPr="00A45957" w:rsidDel="006A791B" w14:paraId="606B7BC9" w14:textId="2B3864CD" w:rsidTr="00636BEE">
        <w:trPr>
          <w:trHeight w:val="1723"/>
          <w:del w:id="415" w:author="li liangbin" w:date="2020-02-21T18:29:00Z"/>
        </w:trPr>
        <w:tc>
          <w:tcPr>
            <w:tcW w:w="9962" w:type="dxa"/>
            <w:gridSpan w:val="10"/>
            <w:shd w:val="clear" w:color="auto" w:fill="auto"/>
          </w:tcPr>
          <w:p w14:paraId="26DABBBD" w14:textId="1C545AB4" w:rsidR="00366FBD" w:rsidRPr="00A45957" w:rsidDel="006A791B" w:rsidRDefault="00366FBD" w:rsidP="00366FBD">
            <w:pPr>
              <w:snapToGrid w:val="0"/>
              <w:spacing w:beforeLines="50" w:before="156"/>
              <w:jc w:val="center"/>
              <w:rPr>
                <w:del w:id="416" w:author="li liangbin" w:date="2020-02-21T18:29:00Z"/>
                <w:rFonts w:ascii="宋体" w:hAnsi="宋体"/>
                <w:b/>
                <w:szCs w:val="21"/>
              </w:rPr>
            </w:pPr>
          </w:p>
          <w:p w14:paraId="169FC3BD" w14:textId="6B2859B2" w:rsidR="00366FBD" w:rsidRPr="00A45957" w:rsidDel="00366FBD" w:rsidRDefault="00366FBD" w:rsidP="00366FBD">
            <w:pPr>
              <w:snapToGrid w:val="0"/>
              <w:spacing w:beforeLines="50" w:before="156"/>
              <w:jc w:val="center"/>
              <w:rPr>
                <w:del w:id="417" w:author="li liangbin" w:date="2020-02-21T17:50:00Z"/>
                <w:rFonts w:ascii="宋体" w:hAnsi="宋体"/>
                <w:b/>
                <w:szCs w:val="21"/>
              </w:rPr>
            </w:pPr>
            <w:del w:id="418" w:author="li liangbin" w:date="2020-02-21T17:50:00Z">
              <w:r w:rsidRPr="00A45957" w:rsidDel="00366FBD">
                <w:rPr>
                  <w:rFonts w:ascii="宋体" w:hAnsi="宋体" w:hint="eastAsia"/>
                  <w:b/>
                  <w:szCs w:val="21"/>
                </w:rPr>
                <w:delText>3#</w:delText>
              </w:r>
            </w:del>
          </w:p>
          <w:p w14:paraId="51E721AC" w14:textId="78DB4A9C" w:rsidR="00366FBD" w:rsidRPr="00A45957" w:rsidDel="00366FBD" w:rsidRDefault="00366FBD" w:rsidP="00366FBD">
            <w:pPr>
              <w:snapToGrid w:val="0"/>
              <w:spacing w:beforeLines="50" w:before="156"/>
              <w:jc w:val="center"/>
              <w:rPr>
                <w:del w:id="419" w:author="li liangbin" w:date="2020-02-21T17:50:00Z"/>
                <w:rFonts w:ascii="宋体" w:hAnsi="宋体"/>
                <w:b/>
                <w:szCs w:val="21"/>
              </w:rPr>
            </w:pPr>
            <w:del w:id="420" w:author="li liangbin" w:date="2020-02-21T17:50:00Z">
              <w:r w:rsidRPr="00A45957" w:rsidDel="00366FBD">
                <w:rPr>
                  <w:rFonts w:ascii="宋体" w:hAnsi="宋体" w:hint="eastAsia"/>
                  <w:b/>
                  <w:szCs w:val="21"/>
                </w:rPr>
                <w:delText>面积</w:delText>
              </w:r>
            </w:del>
          </w:p>
          <w:p w14:paraId="4701B071" w14:textId="1442C4B8" w:rsidR="00366FBD" w:rsidRPr="00A45957" w:rsidDel="00366FBD" w:rsidRDefault="00366FBD" w:rsidP="00366FBD">
            <w:pPr>
              <w:snapToGrid w:val="0"/>
              <w:spacing w:beforeLines="50" w:before="156"/>
              <w:jc w:val="center"/>
              <w:rPr>
                <w:del w:id="421" w:author="li liangbin" w:date="2020-02-21T17:50:00Z"/>
                <w:rFonts w:ascii="宋体" w:hAnsi="宋体"/>
                <w:b/>
                <w:szCs w:val="21"/>
              </w:rPr>
            </w:pPr>
            <w:del w:id="422" w:author="li liangbin" w:date="2020-02-21T17:50:00Z">
              <w:r w:rsidRPr="00A45957" w:rsidDel="00366FBD">
                <w:rPr>
                  <w:rFonts w:ascii="宋体" w:hAnsi="宋体" w:hint="eastAsia"/>
                  <w:b/>
                  <w:szCs w:val="21"/>
                </w:rPr>
                <w:delText>（m</w:delText>
              </w:r>
              <w:r w:rsidRPr="00A45957" w:rsidDel="00366FBD">
                <w:rPr>
                  <w:rFonts w:ascii="宋体" w:hAnsi="宋体" w:hint="eastAsia"/>
                  <w:b/>
                  <w:szCs w:val="21"/>
                  <w:vertAlign w:val="superscript"/>
                </w:rPr>
                <w:delText>2</w:delText>
              </w:r>
              <w:r w:rsidRPr="00A45957" w:rsidDel="00366FBD">
                <w:rPr>
                  <w:rFonts w:ascii="宋体" w:hAnsi="宋体" w:hint="eastAsia"/>
                  <w:b/>
                  <w:szCs w:val="21"/>
                </w:rPr>
                <w:delText>）</w:delText>
              </w:r>
            </w:del>
          </w:p>
          <w:p w14:paraId="0A24DFC3" w14:textId="61A33471" w:rsidR="00366FBD" w:rsidRPr="00A45957" w:rsidDel="00366FBD" w:rsidRDefault="00366FBD" w:rsidP="00366FBD">
            <w:pPr>
              <w:snapToGrid w:val="0"/>
              <w:spacing w:beforeLines="50" w:before="156"/>
              <w:jc w:val="center"/>
              <w:rPr>
                <w:del w:id="423" w:author="li liangbin" w:date="2020-02-21T17:50:00Z"/>
                <w:rFonts w:ascii="宋体" w:hAnsi="宋体"/>
                <w:b/>
                <w:szCs w:val="21"/>
              </w:rPr>
            </w:pPr>
            <w:del w:id="424" w:author="li liangbin" w:date="2020-02-21T17:50:00Z">
              <w:r w:rsidRPr="00A45957" w:rsidDel="00366FBD">
                <w:rPr>
                  <w:rFonts w:ascii="宋体" w:hAnsi="宋体" w:hint="eastAsia"/>
                  <w:b/>
                  <w:szCs w:val="21"/>
                </w:rPr>
                <w:delText>高度</w:delText>
              </w:r>
            </w:del>
          </w:p>
          <w:p w14:paraId="11F789BB" w14:textId="0605E53F" w:rsidR="00366FBD" w:rsidRPr="007A3AA0" w:rsidDel="006A791B" w:rsidRDefault="00366FBD" w:rsidP="00366FBD">
            <w:pPr>
              <w:snapToGrid w:val="0"/>
              <w:spacing w:beforeLines="50" w:before="156" w:line="360" w:lineRule="auto"/>
              <w:jc w:val="center"/>
              <w:rPr>
                <w:del w:id="425" w:author="li liangbin" w:date="2020-02-21T18:29:00Z"/>
                <w:rFonts w:ascii="宋体" w:hAnsi="宋体"/>
                <w:szCs w:val="21"/>
              </w:rPr>
            </w:pPr>
            <w:del w:id="426" w:author="li liangbin" w:date="2020-02-21T17:50:00Z">
              <w:r w:rsidRPr="00A45957" w:rsidDel="00366FBD">
                <w:rPr>
                  <w:rFonts w:ascii="宋体" w:hAnsi="宋体" w:hint="eastAsia"/>
                  <w:b/>
                  <w:szCs w:val="21"/>
                </w:rPr>
                <w:delText>（m）</w:delText>
              </w:r>
            </w:del>
          </w:p>
        </w:tc>
      </w:tr>
    </w:tbl>
    <w:p w14:paraId="22A7ABE4" w14:textId="2EC878DC" w:rsidR="003B3F1B" w:rsidDel="00C14664" w:rsidRDefault="003B3F1B" w:rsidP="00BB2B93">
      <w:pPr>
        <w:snapToGrid w:val="0"/>
        <w:spacing w:beforeLines="50" w:before="156" w:line="360" w:lineRule="auto"/>
        <w:jc w:val="center"/>
        <w:rPr>
          <w:del w:id="427" w:author="li liangbin" w:date="2020-02-21T18:29:00Z"/>
          <w:rFonts w:ascii="宋体" w:hAnsi="宋体"/>
          <w:b/>
          <w:szCs w:val="21"/>
        </w:rPr>
      </w:pPr>
    </w:p>
    <w:p w14:paraId="5BD15F7F" w14:textId="61D42601" w:rsidR="00C14664" w:rsidRDefault="00C14664" w:rsidP="00DB1CA6">
      <w:pPr>
        <w:snapToGrid w:val="0"/>
        <w:spacing w:beforeLines="50" w:before="156" w:line="360" w:lineRule="auto"/>
        <w:jc w:val="left"/>
        <w:rPr>
          <w:ins w:id="428" w:author="li liangbin" w:date="2020-02-21T19:39:00Z"/>
          <w:rFonts w:ascii="宋体" w:hAnsi="宋体"/>
          <w:b/>
          <w:szCs w:val="21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89"/>
        <w:gridCol w:w="353"/>
        <w:gridCol w:w="1137"/>
        <w:gridCol w:w="1087"/>
        <w:gridCol w:w="1137"/>
        <w:gridCol w:w="1087"/>
        <w:gridCol w:w="1137"/>
        <w:gridCol w:w="1087"/>
        <w:gridCol w:w="1137"/>
        <w:gridCol w:w="1211"/>
      </w:tblGrid>
      <w:tr w:rsidR="00796AF1" w:rsidRPr="00A45957" w14:paraId="7C7EDF1C" w14:textId="77777777" w:rsidTr="0091733E">
        <w:trPr>
          <w:ins w:id="429" w:author="li liangbin" w:date="2020-02-21T19:39:00Z"/>
        </w:trPr>
        <w:tc>
          <w:tcPr>
            <w:tcW w:w="183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AE30E62" w14:textId="77777777" w:rsidR="00C14664" w:rsidRPr="00A45957" w:rsidRDefault="00C14664" w:rsidP="0091733E">
            <w:pPr>
              <w:snapToGrid w:val="0"/>
              <w:spacing w:beforeLines="50" w:before="156" w:line="360" w:lineRule="auto"/>
              <w:jc w:val="center"/>
              <w:rPr>
                <w:ins w:id="430" w:author="li liangbin" w:date="2020-02-21T19:39:00Z"/>
                <w:rFonts w:ascii="宋体" w:hAnsi="宋体"/>
                <w:b/>
                <w:szCs w:val="21"/>
              </w:rPr>
            </w:pPr>
            <w:ins w:id="431" w:author="li liangbin" w:date="2020-02-21T19:39:00Z">
              <w:r w:rsidRPr="00A45957">
                <w:rPr>
                  <w:rFonts w:ascii="宋体" w:hAnsi="宋体" w:hint="eastAsia"/>
                  <w:b/>
                  <w:szCs w:val="21"/>
                </w:rPr>
                <w:lastRenderedPageBreak/>
                <w:t>名称</w:t>
              </w:r>
            </w:ins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3ABA570" w14:textId="77777777" w:rsidR="00C14664" w:rsidRPr="00A45957" w:rsidRDefault="00C14664" w:rsidP="0091733E">
            <w:pPr>
              <w:snapToGrid w:val="0"/>
              <w:spacing w:beforeLines="50" w:before="156" w:line="360" w:lineRule="auto"/>
              <w:jc w:val="center"/>
              <w:rPr>
                <w:ins w:id="432" w:author="li liangbin" w:date="2020-02-21T19:39:00Z"/>
                <w:rFonts w:ascii="宋体" w:hAnsi="宋体"/>
                <w:b/>
                <w:szCs w:val="21"/>
              </w:rPr>
            </w:pPr>
            <w:ins w:id="433" w:author="li liangbin" w:date="2020-02-21T19:39:00Z">
              <w:r w:rsidRPr="00A45957">
                <w:rPr>
                  <w:rFonts w:ascii="宋体" w:hAnsi="宋体" w:hint="eastAsia"/>
                  <w:b/>
                  <w:szCs w:val="21"/>
                </w:rPr>
                <w:t>1区</w:t>
              </w:r>
            </w:ins>
          </w:p>
        </w:tc>
        <w:tc>
          <w:tcPr>
            <w:tcW w:w="1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AF67960" w14:textId="77777777" w:rsidR="00C14664" w:rsidRPr="00A45957" w:rsidRDefault="00C14664" w:rsidP="0091733E">
            <w:pPr>
              <w:snapToGrid w:val="0"/>
              <w:spacing w:beforeLines="50" w:before="156" w:line="360" w:lineRule="auto"/>
              <w:jc w:val="center"/>
              <w:rPr>
                <w:ins w:id="434" w:author="li liangbin" w:date="2020-02-21T19:39:00Z"/>
                <w:rFonts w:ascii="宋体" w:hAnsi="宋体"/>
                <w:b/>
                <w:szCs w:val="21"/>
              </w:rPr>
            </w:pPr>
            <w:ins w:id="435" w:author="li liangbin" w:date="2020-02-21T19:39:00Z">
              <w:r w:rsidRPr="00A45957">
                <w:rPr>
                  <w:rFonts w:ascii="宋体" w:hAnsi="宋体" w:hint="eastAsia"/>
                  <w:b/>
                  <w:szCs w:val="21"/>
                </w:rPr>
                <w:t>增幅</w:t>
              </w:r>
            </w:ins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C9B40DA" w14:textId="77777777" w:rsidR="00C14664" w:rsidRPr="00A45957" w:rsidRDefault="00C14664" w:rsidP="0091733E">
            <w:pPr>
              <w:snapToGrid w:val="0"/>
              <w:spacing w:beforeLines="50" w:before="156" w:line="360" w:lineRule="auto"/>
              <w:jc w:val="center"/>
              <w:rPr>
                <w:ins w:id="436" w:author="li liangbin" w:date="2020-02-21T19:39:00Z"/>
                <w:rFonts w:ascii="宋体" w:hAnsi="宋体"/>
                <w:b/>
                <w:szCs w:val="21"/>
              </w:rPr>
            </w:pPr>
            <w:ins w:id="437" w:author="li liangbin" w:date="2020-02-21T19:39:00Z">
              <w:r w:rsidRPr="00A45957">
                <w:rPr>
                  <w:rFonts w:ascii="宋体" w:hAnsi="宋体" w:hint="eastAsia"/>
                  <w:b/>
                  <w:szCs w:val="21"/>
                </w:rPr>
                <w:t>2区</w:t>
              </w:r>
            </w:ins>
          </w:p>
        </w:tc>
        <w:tc>
          <w:tcPr>
            <w:tcW w:w="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B13B11B" w14:textId="77777777" w:rsidR="00C14664" w:rsidRPr="00A45957" w:rsidRDefault="00C14664" w:rsidP="0091733E">
            <w:pPr>
              <w:snapToGrid w:val="0"/>
              <w:spacing w:beforeLines="50" w:before="156" w:line="360" w:lineRule="auto"/>
              <w:jc w:val="center"/>
              <w:rPr>
                <w:ins w:id="438" w:author="li liangbin" w:date="2020-02-21T19:39:00Z"/>
                <w:rFonts w:ascii="宋体" w:hAnsi="宋体"/>
                <w:b/>
                <w:szCs w:val="21"/>
              </w:rPr>
            </w:pPr>
            <w:ins w:id="439" w:author="li liangbin" w:date="2020-02-21T19:39:00Z">
              <w:r w:rsidRPr="00A45957">
                <w:rPr>
                  <w:rFonts w:ascii="宋体" w:hAnsi="宋体" w:hint="eastAsia"/>
                  <w:b/>
                  <w:szCs w:val="21"/>
                </w:rPr>
                <w:t>增幅</w:t>
              </w:r>
            </w:ins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D7E1E57" w14:textId="77777777" w:rsidR="00C14664" w:rsidRPr="00A45957" w:rsidRDefault="00C14664" w:rsidP="0091733E">
            <w:pPr>
              <w:snapToGrid w:val="0"/>
              <w:spacing w:beforeLines="50" w:before="156" w:line="360" w:lineRule="auto"/>
              <w:jc w:val="center"/>
              <w:rPr>
                <w:ins w:id="440" w:author="li liangbin" w:date="2020-02-21T19:39:00Z"/>
                <w:rFonts w:ascii="宋体" w:hAnsi="宋体"/>
                <w:b/>
                <w:szCs w:val="21"/>
              </w:rPr>
            </w:pPr>
            <w:ins w:id="441" w:author="li liangbin" w:date="2020-02-21T19:39:00Z">
              <w:r w:rsidRPr="00A45957">
                <w:rPr>
                  <w:rFonts w:ascii="宋体" w:hAnsi="宋体" w:hint="eastAsia"/>
                  <w:b/>
                  <w:szCs w:val="21"/>
                </w:rPr>
                <w:t>3区</w:t>
              </w:r>
            </w:ins>
          </w:p>
        </w:tc>
        <w:tc>
          <w:tcPr>
            <w:tcW w:w="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A5EDF06" w14:textId="77777777" w:rsidR="00C14664" w:rsidRPr="00A45957" w:rsidRDefault="00C14664" w:rsidP="0091733E">
            <w:pPr>
              <w:snapToGrid w:val="0"/>
              <w:spacing w:beforeLines="50" w:before="156" w:line="360" w:lineRule="auto"/>
              <w:jc w:val="center"/>
              <w:rPr>
                <w:ins w:id="442" w:author="li liangbin" w:date="2020-02-21T19:39:00Z"/>
                <w:rFonts w:ascii="宋体" w:hAnsi="宋体"/>
                <w:b/>
                <w:szCs w:val="21"/>
              </w:rPr>
            </w:pPr>
            <w:ins w:id="443" w:author="li liangbin" w:date="2020-02-21T19:39:00Z">
              <w:r w:rsidRPr="00A45957">
                <w:rPr>
                  <w:rFonts w:ascii="宋体" w:hAnsi="宋体" w:hint="eastAsia"/>
                  <w:b/>
                  <w:szCs w:val="21"/>
                </w:rPr>
                <w:t>增幅</w:t>
              </w:r>
            </w:ins>
          </w:p>
        </w:tc>
        <w:tc>
          <w:tcPr>
            <w:tcW w:w="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49EC6EA" w14:textId="77777777" w:rsidR="00C14664" w:rsidRPr="00A45957" w:rsidRDefault="00C14664" w:rsidP="0091733E">
            <w:pPr>
              <w:snapToGrid w:val="0"/>
              <w:spacing w:beforeLines="50" w:before="156" w:line="360" w:lineRule="auto"/>
              <w:jc w:val="center"/>
              <w:rPr>
                <w:ins w:id="444" w:author="li liangbin" w:date="2020-02-21T19:39:00Z"/>
                <w:rFonts w:ascii="宋体" w:hAnsi="宋体"/>
                <w:b/>
                <w:szCs w:val="21"/>
              </w:rPr>
            </w:pPr>
            <w:ins w:id="445" w:author="li liangbin" w:date="2020-02-21T19:39:00Z">
              <w:r w:rsidRPr="00A45957">
                <w:rPr>
                  <w:rFonts w:ascii="宋体" w:hAnsi="宋体" w:hint="eastAsia"/>
                  <w:b/>
                  <w:szCs w:val="21"/>
                </w:rPr>
                <w:t>4区</w:t>
              </w:r>
            </w:ins>
          </w:p>
        </w:tc>
        <w:tc>
          <w:tcPr>
            <w:tcW w:w="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A41E1C3" w14:textId="77777777" w:rsidR="00C14664" w:rsidRPr="00A45957" w:rsidRDefault="00C14664" w:rsidP="0091733E">
            <w:pPr>
              <w:snapToGrid w:val="0"/>
              <w:spacing w:beforeLines="50" w:before="156" w:line="360" w:lineRule="auto"/>
              <w:jc w:val="center"/>
              <w:rPr>
                <w:ins w:id="446" w:author="li liangbin" w:date="2020-02-21T19:39:00Z"/>
                <w:rFonts w:ascii="宋体" w:hAnsi="宋体"/>
                <w:b/>
                <w:szCs w:val="21"/>
              </w:rPr>
            </w:pPr>
            <w:ins w:id="447" w:author="li liangbin" w:date="2020-02-21T19:39:00Z">
              <w:r w:rsidRPr="00A45957">
                <w:rPr>
                  <w:rFonts w:ascii="宋体" w:hAnsi="宋体" w:hint="eastAsia"/>
                  <w:b/>
                  <w:szCs w:val="21"/>
                </w:rPr>
                <w:t>平均</w:t>
              </w:r>
            </w:ins>
          </w:p>
        </w:tc>
      </w:tr>
      <w:tr w:rsidR="00796AF1" w:rsidRPr="00A45957" w14:paraId="63B495C9" w14:textId="77777777" w:rsidTr="0091733E">
        <w:trPr>
          <w:ins w:id="452" w:author="li liangbin" w:date="2020-02-21T19:39:00Z"/>
        </w:trPr>
        <w:tc>
          <w:tcPr>
            <w:tcW w:w="1259" w:type="dxa"/>
            <w:vMerge w:val="restart"/>
            <w:shd w:val="clear" w:color="auto" w:fill="auto"/>
          </w:tcPr>
          <w:p w14:paraId="3B982BC4" w14:textId="77777777" w:rsidR="00C14664" w:rsidRPr="00A45957" w:rsidRDefault="00C14664" w:rsidP="0091733E">
            <w:pPr>
              <w:snapToGrid w:val="0"/>
              <w:spacing w:beforeLines="50" w:before="156"/>
              <w:jc w:val="center"/>
              <w:rPr>
                <w:ins w:id="453" w:author="li liangbin" w:date="2020-02-21T19:39:00Z"/>
                <w:rFonts w:ascii="宋体" w:hAnsi="宋体"/>
                <w:b/>
                <w:szCs w:val="21"/>
              </w:rPr>
            </w:pPr>
          </w:p>
          <w:p w14:paraId="57D3D7D1" w14:textId="77777777" w:rsidR="00C14664" w:rsidRPr="00A45957" w:rsidRDefault="00C14664" w:rsidP="0091733E">
            <w:pPr>
              <w:snapToGrid w:val="0"/>
              <w:spacing w:beforeLines="50" w:before="156"/>
              <w:jc w:val="center"/>
              <w:rPr>
                <w:ins w:id="454" w:author="li liangbin" w:date="2020-02-21T19:39:00Z"/>
                <w:rFonts w:ascii="宋体" w:hAnsi="宋体"/>
                <w:b/>
                <w:szCs w:val="21"/>
              </w:rPr>
            </w:pPr>
            <w:ins w:id="455" w:author="li liangbin" w:date="2020-02-21T19:39:00Z">
              <w:r>
                <w:rPr>
                  <w:rFonts w:ascii="宋体" w:hAnsi="宋体"/>
                  <w:b/>
                  <w:szCs w:val="21"/>
                </w:rPr>
                <w:t>1</w:t>
              </w:r>
              <w:r w:rsidRPr="00A45957">
                <w:rPr>
                  <w:rFonts w:ascii="宋体" w:hAnsi="宋体" w:hint="eastAsia"/>
                  <w:b/>
                  <w:szCs w:val="21"/>
                </w:rPr>
                <w:t>#</w:t>
              </w:r>
            </w:ins>
          </w:p>
        </w:tc>
        <w:tc>
          <w:tcPr>
            <w:tcW w:w="575" w:type="dxa"/>
            <w:shd w:val="clear" w:color="auto" w:fill="auto"/>
          </w:tcPr>
          <w:p w14:paraId="750B500E" w14:textId="77777777" w:rsidR="00C14664" w:rsidRPr="00A45957" w:rsidRDefault="00C14664" w:rsidP="0091733E">
            <w:pPr>
              <w:snapToGrid w:val="0"/>
              <w:spacing w:beforeLines="50" w:before="156"/>
              <w:jc w:val="center"/>
              <w:rPr>
                <w:ins w:id="456" w:author="li liangbin" w:date="2020-02-21T19:39:00Z"/>
                <w:rFonts w:ascii="宋体" w:hAnsi="宋体"/>
                <w:b/>
                <w:szCs w:val="21"/>
              </w:rPr>
            </w:pPr>
            <w:ins w:id="457" w:author="li liangbin" w:date="2020-02-21T19:39:00Z">
              <w:r w:rsidRPr="00A45957">
                <w:rPr>
                  <w:rFonts w:ascii="宋体" w:hAnsi="宋体" w:hint="eastAsia"/>
                  <w:b/>
                  <w:szCs w:val="21"/>
                </w:rPr>
                <w:t>面积</w:t>
              </w:r>
            </w:ins>
          </w:p>
          <w:p w14:paraId="4E0B0ED7" w14:textId="77777777" w:rsidR="00C14664" w:rsidRPr="00A45957" w:rsidRDefault="00C14664" w:rsidP="0091733E">
            <w:pPr>
              <w:snapToGrid w:val="0"/>
              <w:spacing w:beforeLines="50" w:before="156"/>
              <w:jc w:val="center"/>
              <w:rPr>
                <w:ins w:id="458" w:author="li liangbin" w:date="2020-02-21T19:39:00Z"/>
                <w:rFonts w:ascii="宋体" w:hAnsi="宋体"/>
                <w:b/>
                <w:szCs w:val="21"/>
              </w:rPr>
            </w:pPr>
            <w:ins w:id="459" w:author="li liangbin" w:date="2020-02-21T19:39:00Z">
              <w:r w:rsidRPr="00A45957">
                <w:rPr>
                  <w:rFonts w:ascii="宋体" w:hAnsi="宋体" w:hint="eastAsia"/>
                  <w:b/>
                  <w:szCs w:val="21"/>
                </w:rPr>
                <w:t>（m</w:t>
              </w:r>
              <w:r w:rsidRPr="00A45957">
                <w:rPr>
                  <w:rFonts w:ascii="宋体" w:hAnsi="宋体" w:hint="eastAsia"/>
                  <w:b/>
                  <w:szCs w:val="21"/>
                  <w:vertAlign w:val="superscript"/>
                </w:rPr>
                <w:t>2</w:t>
              </w:r>
              <w:r w:rsidRPr="00A45957">
                <w:rPr>
                  <w:rFonts w:ascii="宋体" w:hAnsi="宋体" w:hint="eastAsia"/>
                  <w:b/>
                  <w:szCs w:val="21"/>
                </w:rPr>
                <w:t>）</w:t>
              </w:r>
            </w:ins>
          </w:p>
        </w:tc>
        <w:tc>
          <w:tcPr>
            <w:tcW w:w="1702" w:type="dxa"/>
            <w:shd w:val="clear" w:color="auto" w:fill="auto"/>
            <w:vAlign w:val="center"/>
          </w:tcPr>
          <w:p w14:paraId="19451B5C" w14:textId="78FC85D7" w:rsidR="00C14664" w:rsidRPr="007A3AA0" w:rsidRDefault="00775D7F">
            <w:pPr>
              <w:snapToGrid w:val="0"/>
              <w:spacing w:beforeLines="50" w:before="156" w:line="360" w:lineRule="auto"/>
              <w:jc w:val="center"/>
              <w:rPr>
                <w:ins w:id="460" w:author="li liangbin" w:date="2020-02-21T19:39:00Z"/>
                <w:rFonts w:ascii="宋体" w:hAnsi="宋体"/>
                <w:szCs w:val="21"/>
              </w:rPr>
            </w:pPr>
            <w:ins w:id="461" w:author="li liangbin" w:date="2020-02-21T20:00:00Z">
              <w:r>
                <w:rPr>
                  <w:rFonts w:ascii="宋体" w:hAnsi="宋体"/>
                  <w:b/>
                  <w:szCs w:val="21"/>
                </w:rPr>
                <w:t>9910</w:t>
              </w:r>
            </w:ins>
          </w:p>
        </w:tc>
        <w:tc>
          <w:tcPr>
            <w:tcW w:w="1638" w:type="dxa"/>
            <w:shd w:val="clear" w:color="auto" w:fill="auto"/>
            <w:vAlign w:val="center"/>
          </w:tcPr>
          <w:p w14:paraId="0B375651" w14:textId="32B71ABF" w:rsidR="00C14664" w:rsidRPr="007A3AA0" w:rsidRDefault="00775D7F">
            <w:pPr>
              <w:snapToGrid w:val="0"/>
              <w:spacing w:beforeLines="50" w:before="156" w:line="360" w:lineRule="auto"/>
              <w:jc w:val="center"/>
              <w:rPr>
                <w:ins w:id="462" w:author="li liangbin" w:date="2020-02-21T19:39:00Z"/>
                <w:rFonts w:ascii="宋体" w:hAnsi="宋体"/>
                <w:szCs w:val="21"/>
              </w:rPr>
            </w:pPr>
            <w:ins w:id="463" w:author="li liangbin" w:date="2020-02-21T20:01:00Z">
              <w:r>
                <w:rPr>
                  <w:rFonts w:ascii="宋体" w:hAnsi="宋体"/>
                  <w:b/>
                  <w:szCs w:val="21"/>
                </w:rPr>
                <w:t>31.45%</w:t>
              </w:r>
            </w:ins>
          </w:p>
        </w:tc>
        <w:tc>
          <w:tcPr>
            <w:tcW w:w="1702" w:type="dxa"/>
            <w:shd w:val="clear" w:color="auto" w:fill="auto"/>
            <w:vAlign w:val="center"/>
          </w:tcPr>
          <w:p w14:paraId="64F71640" w14:textId="359E4822" w:rsidR="00C14664" w:rsidRPr="007A3AA0" w:rsidRDefault="00775D7F" w:rsidP="0091733E">
            <w:pPr>
              <w:snapToGrid w:val="0"/>
              <w:spacing w:beforeLines="50" w:before="156" w:line="360" w:lineRule="auto"/>
              <w:jc w:val="center"/>
              <w:rPr>
                <w:ins w:id="464" w:author="li liangbin" w:date="2020-02-21T19:39:00Z"/>
                <w:rFonts w:ascii="宋体" w:hAnsi="宋体"/>
                <w:szCs w:val="21"/>
              </w:rPr>
            </w:pPr>
            <w:ins w:id="465" w:author="li liangbin" w:date="2020-02-21T20:01:00Z">
              <w:r>
                <w:rPr>
                  <w:rFonts w:ascii="宋体" w:hAnsi="宋体"/>
                  <w:b/>
                  <w:szCs w:val="21"/>
                </w:rPr>
                <w:t>13027</w:t>
              </w:r>
            </w:ins>
          </w:p>
        </w:tc>
        <w:tc>
          <w:tcPr>
            <w:tcW w:w="346" w:type="dxa"/>
            <w:shd w:val="clear" w:color="auto" w:fill="auto"/>
            <w:vAlign w:val="center"/>
          </w:tcPr>
          <w:p w14:paraId="761D7142" w14:textId="0D598A6D" w:rsidR="00C14664" w:rsidRPr="007A3AA0" w:rsidRDefault="00775D7F">
            <w:pPr>
              <w:snapToGrid w:val="0"/>
              <w:spacing w:beforeLines="50" w:before="156" w:line="360" w:lineRule="auto"/>
              <w:jc w:val="center"/>
              <w:rPr>
                <w:ins w:id="466" w:author="li liangbin" w:date="2020-02-21T19:39:00Z"/>
                <w:rFonts w:ascii="宋体" w:hAnsi="宋体"/>
                <w:szCs w:val="21"/>
              </w:rPr>
            </w:pPr>
            <w:ins w:id="467" w:author="li liangbin" w:date="2020-02-21T20:01:00Z">
              <w:r>
                <w:rPr>
                  <w:rFonts w:ascii="宋体" w:hAnsi="宋体"/>
                  <w:b/>
                  <w:szCs w:val="21"/>
                </w:rPr>
                <w:t>1.10%</w:t>
              </w:r>
            </w:ins>
          </w:p>
        </w:tc>
        <w:tc>
          <w:tcPr>
            <w:tcW w:w="1702" w:type="dxa"/>
            <w:shd w:val="clear" w:color="auto" w:fill="auto"/>
            <w:vAlign w:val="center"/>
          </w:tcPr>
          <w:p w14:paraId="628EF346" w14:textId="486CEB79" w:rsidR="00C14664" w:rsidRPr="007A3AA0" w:rsidRDefault="00775D7F" w:rsidP="0091733E">
            <w:pPr>
              <w:snapToGrid w:val="0"/>
              <w:spacing w:beforeLines="50" w:before="156" w:line="360" w:lineRule="auto"/>
              <w:jc w:val="center"/>
              <w:rPr>
                <w:ins w:id="468" w:author="li liangbin" w:date="2020-02-21T19:39:00Z"/>
                <w:rFonts w:ascii="宋体" w:hAnsi="宋体"/>
                <w:szCs w:val="21"/>
              </w:rPr>
            </w:pPr>
            <w:ins w:id="469" w:author="li liangbin" w:date="2020-02-21T20:01:00Z">
              <w:r>
                <w:rPr>
                  <w:rFonts w:ascii="宋体" w:hAnsi="宋体"/>
                  <w:b/>
                  <w:szCs w:val="21"/>
                </w:rPr>
                <w:t>13170</w:t>
              </w:r>
            </w:ins>
          </w:p>
        </w:tc>
        <w:tc>
          <w:tcPr>
            <w:tcW w:w="346" w:type="dxa"/>
            <w:shd w:val="clear" w:color="auto" w:fill="auto"/>
            <w:vAlign w:val="center"/>
          </w:tcPr>
          <w:p w14:paraId="2117BFD7" w14:textId="643A7704" w:rsidR="00C14664" w:rsidRPr="007A3AA0" w:rsidRDefault="00775D7F" w:rsidP="0091733E">
            <w:pPr>
              <w:snapToGrid w:val="0"/>
              <w:spacing w:beforeLines="50" w:before="156" w:line="360" w:lineRule="auto"/>
              <w:jc w:val="center"/>
              <w:rPr>
                <w:ins w:id="472" w:author="li liangbin" w:date="2020-02-21T19:39:00Z"/>
                <w:rFonts w:ascii="宋体" w:hAnsi="宋体"/>
                <w:szCs w:val="21"/>
              </w:rPr>
            </w:pPr>
            <w:ins w:id="473" w:author="li liangbin" w:date="2020-02-21T20:02:00Z">
              <w:r>
                <w:rPr>
                  <w:rFonts w:ascii="宋体" w:hAnsi="宋体"/>
                  <w:b/>
                  <w:szCs w:val="21"/>
                </w:rPr>
                <w:t>-4.25%</w:t>
              </w:r>
            </w:ins>
          </w:p>
        </w:tc>
        <w:tc>
          <w:tcPr>
            <w:tcW w:w="346" w:type="dxa"/>
            <w:shd w:val="clear" w:color="auto" w:fill="auto"/>
            <w:vAlign w:val="center"/>
          </w:tcPr>
          <w:p w14:paraId="272754CD" w14:textId="430AE7A9" w:rsidR="00C14664" w:rsidRPr="007A3AA0" w:rsidRDefault="00775D7F" w:rsidP="0091733E">
            <w:pPr>
              <w:snapToGrid w:val="0"/>
              <w:spacing w:beforeLines="50" w:before="156" w:line="360" w:lineRule="auto"/>
              <w:jc w:val="center"/>
              <w:rPr>
                <w:ins w:id="474" w:author="li liangbin" w:date="2020-02-21T19:39:00Z"/>
                <w:rFonts w:ascii="宋体" w:hAnsi="宋体"/>
                <w:szCs w:val="21"/>
              </w:rPr>
            </w:pPr>
            <w:ins w:id="475" w:author="li liangbin" w:date="2020-02-21T20:01:00Z">
              <w:r>
                <w:rPr>
                  <w:rFonts w:ascii="宋体" w:hAnsi="宋体"/>
                  <w:b/>
                  <w:szCs w:val="21"/>
                </w:rPr>
                <w:t>9910</w:t>
              </w:r>
            </w:ins>
          </w:p>
        </w:tc>
        <w:tc>
          <w:tcPr>
            <w:tcW w:w="346" w:type="dxa"/>
            <w:shd w:val="clear" w:color="auto" w:fill="auto"/>
            <w:vAlign w:val="center"/>
          </w:tcPr>
          <w:p w14:paraId="2AED1111" w14:textId="736F1DE2" w:rsidR="00C14664" w:rsidRPr="007A3AA0" w:rsidRDefault="00775D7F" w:rsidP="0091733E">
            <w:pPr>
              <w:snapToGrid w:val="0"/>
              <w:spacing w:beforeLines="50" w:before="156" w:line="360" w:lineRule="auto"/>
              <w:jc w:val="center"/>
              <w:rPr>
                <w:ins w:id="476" w:author="li liangbin" w:date="2020-02-21T19:39:00Z"/>
                <w:rFonts w:ascii="宋体" w:hAnsi="宋体"/>
                <w:szCs w:val="21"/>
              </w:rPr>
            </w:pPr>
            <w:ins w:id="477" w:author="li liangbin" w:date="2020-02-21T20:01:00Z">
              <w:r>
                <w:rPr>
                  <w:rFonts w:ascii="宋体" w:hAnsi="宋体"/>
                  <w:b/>
                  <w:szCs w:val="21"/>
                </w:rPr>
                <w:t>12179.25</w:t>
              </w:r>
            </w:ins>
          </w:p>
        </w:tc>
      </w:tr>
      <w:tr w:rsidR="00796AF1" w:rsidRPr="00A45957" w14:paraId="093B9203" w14:textId="77777777" w:rsidTr="0091733E">
        <w:trPr>
          <w:ins w:id="478" w:author="li liangbin" w:date="2020-02-21T19:39:00Z"/>
        </w:trPr>
        <w:tc>
          <w:tcPr>
            <w:tcW w:w="1259" w:type="dxa"/>
            <w:vMerge/>
            <w:shd w:val="clear" w:color="auto" w:fill="auto"/>
          </w:tcPr>
          <w:p w14:paraId="21E32D58" w14:textId="77777777" w:rsidR="00C14664" w:rsidRPr="00A45957" w:rsidRDefault="00C14664" w:rsidP="0091733E">
            <w:pPr>
              <w:snapToGrid w:val="0"/>
              <w:spacing w:beforeLines="50" w:before="156"/>
              <w:jc w:val="center"/>
              <w:rPr>
                <w:ins w:id="479" w:author="li liangbin" w:date="2020-02-21T19:39:00Z"/>
                <w:rFonts w:ascii="宋体" w:hAnsi="宋体"/>
                <w:b/>
                <w:szCs w:val="21"/>
              </w:rPr>
            </w:pPr>
          </w:p>
        </w:tc>
        <w:tc>
          <w:tcPr>
            <w:tcW w:w="575" w:type="dxa"/>
            <w:shd w:val="clear" w:color="auto" w:fill="auto"/>
          </w:tcPr>
          <w:p w14:paraId="234F3CF9" w14:textId="77777777" w:rsidR="00C14664" w:rsidRPr="00A45957" w:rsidRDefault="00C14664" w:rsidP="0091733E">
            <w:pPr>
              <w:snapToGrid w:val="0"/>
              <w:spacing w:beforeLines="50" w:before="156"/>
              <w:jc w:val="center"/>
              <w:rPr>
                <w:ins w:id="480" w:author="li liangbin" w:date="2020-02-21T19:39:00Z"/>
                <w:rFonts w:ascii="宋体" w:hAnsi="宋体"/>
                <w:b/>
                <w:szCs w:val="21"/>
              </w:rPr>
            </w:pPr>
            <w:ins w:id="481" w:author="li liangbin" w:date="2020-02-21T19:39:00Z">
              <w:r w:rsidRPr="00A45957">
                <w:rPr>
                  <w:rFonts w:ascii="宋体" w:hAnsi="宋体" w:hint="eastAsia"/>
                  <w:b/>
                  <w:szCs w:val="21"/>
                </w:rPr>
                <w:t>高度</w:t>
              </w:r>
            </w:ins>
          </w:p>
          <w:p w14:paraId="31E2D22F" w14:textId="77777777" w:rsidR="00C14664" w:rsidRPr="00A45957" w:rsidRDefault="00C14664" w:rsidP="0091733E">
            <w:pPr>
              <w:snapToGrid w:val="0"/>
              <w:spacing w:beforeLines="50" w:before="156"/>
              <w:jc w:val="center"/>
              <w:rPr>
                <w:ins w:id="482" w:author="li liangbin" w:date="2020-02-21T19:39:00Z"/>
                <w:rFonts w:ascii="宋体" w:hAnsi="宋体"/>
                <w:b/>
                <w:szCs w:val="21"/>
              </w:rPr>
            </w:pPr>
            <w:ins w:id="483" w:author="li liangbin" w:date="2020-02-21T19:39:00Z">
              <w:r w:rsidRPr="00A45957">
                <w:rPr>
                  <w:rFonts w:ascii="宋体" w:hAnsi="宋体" w:hint="eastAsia"/>
                  <w:b/>
                  <w:szCs w:val="21"/>
                </w:rPr>
                <w:t>（m）</w:t>
              </w:r>
            </w:ins>
          </w:p>
        </w:tc>
        <w:tc>
          <w:tcPr>
            <w:tcW w:w="1702" w:type="dxa"/>
            <w:shd w:val="clear" w:color="auto" w:fill="auto"/>
            <w:vAlign w:val="center"/>
          </w:tcPr>
          <w:p w14:paraId="65A6119D" w14:textId="0FA2A18E" w:rsidR="00C14664" w:rsidRPr="007A3AA0" w:rsidRDefault="00796AF1">
            <w:pPr>
              <w:snapToGrid w:val="0"/>
              <w:spacing w:beforeLines="50" w:before="156" w:line="360" w:lineRule="auto"/>
              <w:jc w:val="center"/>
              <w:rPr>
                <w:ins w:id="484" w:author="li liangbin" w:date="2020-02-21T19:39:00Z"/>
                <w:rFonts w:ascii="宋体" w:hAnsi="宋体"/>
                <w:szCs w:val="21"/>
              </w:rPr>
            </w:pPr>
            <w:ins w:id="485" w:author="li liangbin" w:date="2020-02-21T19:53:00Z">
              <w:r>
                <w:rPr>
                  <w:rFonts w:ascii="宋体" w:hAnsi="宋体"/>
                  <w:b/>
                  <w:szCs w:val="21"/>
                </w:rPr>
                <w:t>108.4</w:t>
              </w:r>
            </w:ins>
          </w:p>
        </w:tc>
        <w:tc>
          <w:tcPr>
            <w:tcW w:w="1638" w:type="dxa"/>
            <w:shd w:val="clear" w:color="auto" w:fill="auto"/>
            <w:vAlign w:val="center"/>
          </w:tcPr>
          <w:p w14:paraId="2EFEAB3F" w14:textId="44724D74" w:rsidR="00C14664" w:rsidRPr="00796AF1" w:rsidRDefault="00796AF1" w:rsidP="0091733E">
            <w:pPr>
              <w:snapToGrid w:val="0"/>
              <w:spacing w:beforeLines="50" w:before="156" w:line="360" w:lineRule="auto"/>
              <w:jc w:val="center"/>
              <w:rPr>
                <w:ins w:id="486" w:author="li liangbin" w:date="2020-02-21T19:39:00Z"/>
                <w:rFonts w:ascii="宋体" w:hAnsi="宋体"/>
                <w:szCs w:val="21"/>
              </w:rPr>
            </w:pPr>
            <w:ins w:id="487" w:author="li liangbin" w:date="2020-02-21T19:54:00Z">
              <w:r>
                <w:rPr>
                  <w:rFonts w:ascii="宋体" w:hAnsi="宋体"/>
                  <w:b/>
                  <w:szCs w:val="21"/>
                </w:rPr>
                <w:t>-5.06%</w:t>
              </w:r>
            </w:ins>
          </w:p>
        </w:tc>
        <w:tc>
          <w:tcPr>
            <w:tcW w:w="1702" w:type="dxa"/>
            <w:shd w:val="clear" w:color="auto" w:fill="auto"/>
            <w:vAlign w:val="center"/>
          </w:tcPr>
          <w:p w14:paraId="7AFC6959" w14:textId="5F22411D" w:rsidR="00C14664" w:rsidRPr="00796AF1" w:rsidRDefault="00796AF1" w:rsidP="0091733E">
            <w:pPr>
              <w:snapToGrid w:val="0"/>
              <w:spacing w:beforeLines="50" w:before="156" w:line="360" w:lineRule="auto"/>
              <w:jc w:val="center"/>
              <w:rPr>
                <w:ins w:id="488" w:author="li liangbin" w:date="2020-02-21T19:39:00Z"/>
                <w:rFonts w:ascii="宋体" w:hAnsi="宋体"/>
                <w:szCs w:val="21"/>
              </w:rPr>
            </w:pPr>
            <w:ins w:id="489" w:author="li liangbin" w:date="2020-02-21T19:54:00Z">
              <w:r>
                <w:rPr>
                  <w:rFonts w:ascii="宋体" w:hAnsi="宋体"/>
                  <w:b/>
                  <w:szCs w:val="21"/>
                </w:rPr>
                <w:t>102.92</w:t>
              </w:r>
            </w:ins>
          </w:p>
        </w:tc>
        <w:tc>
          <w:tcPr>
            <w:tcW w:w="346" w:type="dxa"/>
            <w:shd w:val="clear" w:color="auto" w:fill="auto"/>
            <w:vAlign w:val="center"/>
          </w:tcPr>
          <w:p w14:paraId="406276E4" w14:textId="7A733893" w:rsidR="00C14664" w:rsidRPr="007A3AA0" w:rsidRDefault="00796AF1" w:rsidP="0091733E">
            <w:pPr>
              <w:snapToGrid w:val="0"/>
              <w:spacing w:beforeLines="50" w:before="156" w:line="360" w:lineRule="auto"/>
              <w:jc w:val="center"/>
              <w:rPr>
                <w:ins w:id="490" w:author="li liangbin" w:date="2020-02-21T19:39:00Z"/>
                <w:rFonts w:ascii="宋体" w:hAnsi="宋体"/>
                <w:szCs w:val="21"/>
              </w:rPr>
            </w:pPr>
            <w:ins w:id="491" w:author="li liangbin" w:date="2020-02-21T19:54:00Z">
              <w:r>
                <w:rPr>
                  <w:rFonts w:ascii="宋体" w:hAnsi="宋体"/>
                  <w:b/>
                  <w:szCs w:val="21"/>
                </w:rPr>
                <w:t>10.88%</w:t>
              </w:r>
            </w:ins>
          </w:p>
        </w:tc>
        <w:tc>
          <w:tcPr>
            <w:tcW w:w="1702" w:type="dxa"/>
            <w:shd w:val="clear" w:color="auto" w:fill="auto"/>
            <w:vAlign w:val="center"/>
          </w:tcPr>
          <w:p w14:paraId="1C77D089" w14:textId="78CFDE40" w:rsidR="00C14664" w:rsidRPr="007A3AA0" w:rsidRDefault="00796AF1" w:rsidP="0091733E">
            <w:pPr>
              <w:snapToGrid w:val="0"/>
              <w:spacing w:beforeLines="50" w:before="156" w:line="360" w:lineRule="auto"/>
              <w:jc w:val="center"/>
              <w:rPr>
                <w:ins w:id="492" w:author="li liangbin" w:date="2020-02-21T19:39:00Z"/>
                <w:rFonts w:ascii="宋体" w:hAnsi="宋体"/>
                <w:szCs w:val="21"/>
              </w:rPr>
            </w:pPr>
            <w:ins w:id="493" w:author="li liangbin" w:date="2020-02-21T19:55:00Z">
              <w:r>
                <w:rPr>
                  <w:rFonts w:ascii="宋体" w:hAnsi="宋体"/>
                  <w:b/>
                  <w:szCs w:val="21"/>
                </w:rPr>
                <w:t>114.12</w:t>
              </w:r>
            </w:ins>
          </w:p>
        </w:tc>
        <w:tc>
          <w:tcPr>
            <w:tcW w:w="346" w:type="dxa"/>
            <w:shd w:val="clear" w:color="auto" w:fill="auto"/>
            <w:vAlign w:val="center"/>
          </w:tcPr>
          <w:p w14:paraId="3B87EB17" w14:textId="67BEF252" w:rsidR="00C14664" w:rsidRPr="007A3AA0" w:rsidRDefault="00796AF1" w:rsidP="0091733E">
            <w:pPr>
              <w:snapToGrid w:val="0"/>
              <w:spacing w:beforeLines="50" w:before="156" w:line="360" w:lineRule="auto"/>
              <w:jc w:val="center"/>
              <w:rPr>
                <w:ins w:id="494" w:author="li liangbin" w:date="2020-02-21T19:39:00Z"/>
                <w:rFonts w:ascii="宋体" w:hAnsi="宋体"/>
                <w:szCs w:val="21"/>
              </w:rPr>
            </w:pPr>
            <w:ins w:id="495" w:author="li liangbin" w:date="2020-02-21T19:54:00Z">
              <w:r>
                <w:rPr>
                  <w:rFonts w:ascii="宋体" w:hAnsi="宋体"/>
                  <w:b/>
                  <w:szCs w:val="21"/>
                </w:rPr>
                <w:t>-10.36%</w:t>
              </w:r>
            </w:ins>
          </w:p>
        </w:tc>
        <w:tc>
          <w:tcPr>
            <w:tcW w:w="346" w:type="dxa"/>
            <w:shd w:val="clear" w:color="auto" w:fill="auto"/>
            <w:vAlign w:val="center"/>
          </w:tcPr>
          <w:p w14:paraId="6852AA98" w14:textId="1B27F73E" w:rsidR="00C14664" w:rsidRPr="007A3AA0" w:rsidRDefault="00796AF1" w:rsidP="0091733E">
            <w:pPr>
              <w:snapToGrid w:val="0"/>
              <w:spacing w:beforeLines="50" w:before="156" w:line="360" w:lineRule="auto"/>
              <w:jc w:val="center"/>
              <w:rPr>
                <w:ins w:id="496" w:author="li liangbin" w:date="2020-02-21T19:39:00Z"/>
                <w:rFonts w:ascii="宋体" w:hAnsi="宋体"/>
                <w:szCs w:val="21"/>
              </w:rPr>
            </w:pPr>
            <w:ins w:id="497" w:author="li liangbin" w:date="2020-02-21T19:55:00Z">
              <w:r>
                <w:rPr>
                  <w:rFonts w:ascii="宋体" w:hAnsi="宋体"/>
                  <w:b/>
                  <w:szCs w:val="21"/>
                </w:rPr>
                <w:t>102.3</w:t>
              </w:r>
            </w:ins>
          </w:p>
        </w:tc>
        <w:tc>
          <w:tcPr>
            <w:tcW w:w="346" w:type="dxa"/>
            <w:shd w:val="clear" w:color="auto" w:fill="auto"/>
            <w:vAlign w:val="center"/>
          </w:tcPr>
          <w:p w14:paraId="46676FDF" w14:textId="1C4DAE8D" w:rsidR="00C14664" w:rsidRPr="007A3AA0" w:rsidRDefault="00796AF1" w:rsidP="0091733E">
            <w:pPr>
              <w:snapToGrid w:val="0"/>
              <w:spacing w:beforeLines="50" w:before="156" w:line="360" w:lineRule="auto"/>
              <w:jc w:val="center"/>
              <w:rPr>
                <w:ins w:id="498" w:author="li liangbin" w:date="2020-02-21T19:39:00Z"/>
                <w:rFonts w:ascii="宋体" w:hAnsi="宋体"/>
                <w:szCs w:val="21"/>
              </w:rPr>
            </w:pPr>
            <w:ins w:id="499" w:author="li liangbin" w:date="2020-02-21T19:53:00Z">
              <w:r>
                <w:rPr>
                  <w:rFonts w:ascii="宋体" w:hAnsi="宋体"/>
                  <w:b/>
                  <w:szCs w:val="21"/>
                </w:rPr>
                <w:t>106.94</w:t>
              </w:r>
            </w:ins>
          </w:p>
        </w:tc>
      </w:tr>
      <w:tr w:rsidR="00796AF1" w:rsidRPr="00A45957" w14:paraId="63B495C9" w14:textId="77777777" w:rsidTr="0091733E">
        <w:trPr>
          <w:ins w:id="452" w:author="li liangbin" w:date="2020-02-21T19:39:00Z"/>
        </w:trPr>
        <w:tc>
          <w:tcPr>
            <w:tcW w:w="1259" w:type="dxa"/>
            <w:vMerge w:val="restart"/>
            <w:shd w:val="clear" w:color="auto" w:fill="auto"/>
          </w:tcPr>
          <w:p w14:paraId="3B982BC4" w14:textId="77777777" w:rsidR="00C14664" w:rsidRPr="00A45957" w:rsidRDefault="00C14664" w:rsidP="0091733E">
            <w:pPr>
              <w:snapToGrid w:val="0"/>
              <w:spacing w:beforeLines="50" w:before="156"/>
              <w:jc w:val="center"/>
              <w:rPr>
                <w:ins w:id="453" w:author="li liangbin" w:date="2020-02-21T19:39:00Z"/>
                <w:rFonts w:ascii="宋体" w:hAnsi="宋体"/>
                <w:b/>
                <w:szCs w:val="21"/>
              </w:rPr>
            </w:pPr>
          </w:p>
          <w:p w14:paraId="57D3D7D1" w14:textId="77777777" w:rsidR="00C14664" w:rsidRPr="00A45957" w:rsidRDefault="00C14664" w:rsidP="0091733E">
            <w:pPr>
              <w:snapToGrid w:val="0"/>
              <w:spacing w:beforeLines="50" w:before="156"/>
              <w:jc w:val="center"/>
              <w:rPr>
                <w:ins w:id="454" w:author="li liangbin" w:date="2020-02-21T19:39:00Z"/>
                <w:rFonts w:ascii="宋体" w:hAnsi="宋体"/>
                <w:b/>
                <w:szCs w:val="21"/>
              </w:rPr>
            </w:pPr>
            <w:ins w:id="455" w:author="li liangbin" w:date="2020-02-21T19:39:00Z">
              <w:r>
                <w:rPr>
                  <w:rFonts w:ascii="宋体" w:hAnsi="宋体"/>
                  <w:b/>
                  <w:szCs w:val="21"/>
                </w:rPr>
                <w:t>2</w:t>
              </w:r>
              <w:r w:rsidRPr="00A45957">
                <w:rPr>
                  <w:rFonts w:ascii="宋体" w:hAnsi="宋体" w:hint="eastAsia"/>
                  <w:b/>
                  <w:szCs w:val="21"/>
                </w:rPr>
                <w:t>#</w:t>
              </w:r>
            </w:ins>
          </w:p>
        </w:tc>
        <w:tc>
          <w:tcPr>
            <w:tcW w:w="575" w:type="dxa"/>
            <w:shd w:val="clear" w:color="auto" w:fill="auto"/>
          </w:tcPr>
          <w:p w14:paraId="750B500E" w14:textId="77777777" w:rsidR="00C14664" w:rsidRPr="00A45957" w:rsidRDefault="00C14664" w:rsidP="0091733E">
            <w:pPr>
              <w:snapToGrid w:val="0"/>
              <w:spacing w:beforeLines="50" w:before="156"/>
              <w:jc w:val="center"/>
              <w:rPr>
                <w:ins w:id="456" w:author="li liangbin" w:date="2020-02-21T19:39:00Z"/>
                <w:rFonts w:ascii="宋体" w:hAnsi="宋体"/>
                <w:b/>
                <w:szCs w:val="21"/>
              </w:rPr>
            </w:pPr>
            <w:ins w:id="457" w:author="li liangbin" w:date="2020-02-21T19:39:00Z">
              <w:r w:rsidRPr="00A45957">
                <w:rPr>
                  <w:rFonts w:ascii="宋体" w:hAnsi="宋体" w:hint="eastAsia"/>
                  <w:b/>
                  <w:szCs w:val="21"/>
                </w:rPr>
                <w:t>面积</w:t>
              </w:r>
            </w:ins>
          </w:p>
          <w:p w14:paraId="4E0B0ED7" w14:textId="77777777" w:rsidR="00C14664" w:rsidRPr="00A45957" w:rsidRDefault="00C14664" w:rsidP="0091733E">
            <w:pPr>
              <w:snapToGrid w:val="0"/>
              <w:spacing w:beforeLines="50" w:before="156"/>
              <w:jc w:val="center"/>
              <w:rPr>
                <w:ins w:id="458" w:author="li liangbin" w:date="2020-02-21T19:39:00Z"/>
                <w:rFonts w:ascii="宋体" w:hAnsi="宋体"/>
                <w:b/>
                <w:szCs w:val="21"/>
              </w:rPr>
            </w:pPr>
            <w:ins w:id="459" w:author="li liangbin" w:date="2020-02-21T19:39:00Z">
              <w:r w:rsidRPr="00A45957">
                <w:rPr>
                  <w:rFonts w:ascii="宋体" w:hAnsi="宋体" w:hint="eastAsia"/>
                  <w:b/>
                  <w:szCs w:val="21"/>
                </w:rPr>
                <w:t>（m</w:t>
              </w:r>
              <w:r w:rsidRPr="00A45957">
                <w:rPr>
                  <w:rFonts w:ascii="宋体" w:hAnsi="宋体" w:hint="eastAsia"/>
                  <w:b/>
                  <w:szCs w:val="21"/>
                  <w:vertAlign w:val="superscript"/>
                </w:rPr>
                <w:t>2</w:t>
              </w:r>
              <w:r w:rsidRPr="00A45957">
                <w:rPr>
                  <w:rFonts w:ascii="宋体" w:hAnsi="宋体" w:hint="eastAsia"/>
                  <w:b/>
                  <w:szCs w:val="21"/>
                </w:rPr>
                <w:t>）</w:t>
              </w:r>
            </w:ins>
          </w:p>
        </w:tc>
        <w:tc>
          <w:tcPr>
            <w:tcW w:w="1702" w:type="dxa"/>
            <w:shd w:val="clear" w:color="auto" w:fill="auto"/>
            <w:vAlign w:val="center"/>
          </w:tcPr>
          <w:p w14:paraId="19451B5C" w14:textId="78FC85D7" w:rsidR="00C14664" w:rsidRPr="007A3AA0" w:rsidRDefault="00775D7F">
            <w:pPr>
              <w:snapToGrid w:val="0"/>
              <w:spacing w:beforeLines="50" w:before="156" w:line="360" w:lineRule="auto"/>
              <w:jc w:val="center"/>
              <w:rPr>
                <w:ins w:id="460" w:author="li liangbin" w:date="2020-02-21T19:39:00Z"/>
                <w:rFonts w:ascii="宋体" w:hAnsi="宋体"/>
                <w:szCs w:val="21"/>
              </w:rPr>
            </w:pPr>
            <w:ins w:id="461" w:author="li liangbin" w:date="2020-02-21T20:00:00Z">
              <w:r>
                <w:rPr>
                  <w:rFonts w:ascii="宋体" w:hAnsi="宋体"/>
                  <w:b/>
                  <w:szCs w:val="21"/>
                </w:rPr>
                <w:t>0</w:t>
              </w:r>
            </w:ins>
          </w:p>
        </w:tc>
        <w:tc>
          <w:tcPr>
            <w:tcW w:w="1638" w:type="dxa"/>
            <w:shd w:val="clear" w:color="auto" w:fill="auto"/>
            <w:vAlign w:val="center"/>
          </w:tcPr>
          <w:p w14:paraId="0B375651" w14:textId="32B71ABF" w:rsidR="00C14664" w:rsidRPr="007A3AA0" w:rsidRDefault="00775D7F">
            <w:pPr>
              <w:snapToGrid w:val="0"/>
              <w:spacing w:beforeLines="50" w:before="156" w:line="360" w:lineRule="auto"/>
              <w:jc w:val="center"/>
              <w:rPr>
                <w:ins w:id="462" w:author="li liangbin" w:date="2020-02-21T19:39:00Z"/>
                <w:rFonts w:ascii="宋体" w:hAnsi="宋体"/>
                <w:szCs w:val="21"/>
              </w:rPr>
            </w:pPr>
            <w:ins w:id="463" w:author="li liangbin" w:date="2020-02-21T20:01:00Z">
              <w:r>
                <w:rPr>
                  <w:rFonts w:ascii="宋体" w:hAnsi="宋体"/>
                  <w:b/>
                  <w:szCs w:val="21"/>
                </w:rPr>
                <w:t>0.00%</w:t>
              </w:r>
            </w:ins>
          </w:p>
        </w:tc>
        <w:tc>
          <w:tcPr>
            <w:tcW w:w="1702" w:type="dxa"/>
            <w:shd w:val="clear" w:color="auto" w:fill="auto"/>
            <w:vAlign w:val="center"/>
          </w:tcPr>
          <w:p w14:paraId="64F71640" w14:textId="359E4822" w:rsidR="00C14664" w:rsidRPr="007A3AA0" w:rsidRDefault="00775D7F" w:rsidP="0091733E">
            <w:pPr>
              <w:snapToGrid w:val="0"/>
              <w:spacing w:beforeLines="50" w:before="156" w:line="360" w:lineRule="auto"/>
              <w:jc w:val="center"/>
              <w:rPr>
                <w:ins w:id="464" w:author="li liangbin" w:date="2020-02-21T19:39:00Z"/>
                <w:rFonts w:ascii="宋体" w:hAnsi="宋体"/>
                <w:szCs w:val="21"/>
              </w:rPr>
            </w:pPr>
            <w:ins w:id="465" w:author="li liangbin" w:date="2020-02-21T20:01:00Z">
              <w:r>
                <w:rPr>
                  <w:rFonts w:ascii="宋体" w:hAnsi="宋体"/>
                  <w:b/>
                  <w:szCs w:val="21"/>
                </w:rPr>
                <w:t>0</w:t>
              </w:r>
            </w:ins>
          </w:p>
        </w:tc>
        <w:tc>
          <w:tcPr>
            <w:tcW w:w="346" w:type="dxa"/>
            <w:shd w:val="clear" w:color="auto" w:fill="auto"/>
            <w:vAlign w:val="center"/>
          </w:tcPr>
          <w:p w14:paraId="761D7142" w14:textId="0D598A6D" w:rsidR="00C14664" w:rsidRPr="007A3AA0" w:rsidRDefault="00775D7F">
            <w:pPr>
              <w:snapToGrid w:val="0"/>
              <w:spacing w:beforeLines="50" w:before="156" w:line="360" w:lineRule="auto"/>
              <w:jc w:val="center"/>
              <w:rPr>
                <w:ins w:id="466" w:author="li liangbin" w:date="2020-02-21T19:39:00Z"/>
                <w:rFonts w:ascii="宋体" w:hAnsi="宋体"/>
                <w:szCs w:val="21"/>
              </w:rPr>
            </w:pPr>
            <w:ins w:id="467" w:author="li liangbin" w:date="2020-02-21T20:01:00Z">
              <w:r>
                <w:rPr>
                  <w:rFonts w:ascii="宋体" w:hAnsi="宋体"/>
                  <w:b/>
                  <w:szCs w:val="21"/>
                </w:rPr>
                <w:t>0.00%</w:t>
              </w:r>
            </w:ins>
          </w:p>
        </w:tc>
        <w:tc>
          <w:tcPr>
            <w:tcW w:w="1702" w:type="dxa"/>
            <w:shd w:val="clear" w:color="auto" w:fill="auto"/>
            <w:vAlign w:val="center"/>
          </w:tcPr>
          <w:p w14:paraId="628EF346" w14:textId="486CEB79" w:rsidR="00C14664" w:rsidRPr="007A3AA0" w:rsidRDefault="00775D7F" w:rsidP="0091733E">
            <w:pPr>
              <w:snapToGrid w:val="0"/>
              <w:spacing w:beforeLines="50" w:before="156" w:line="360" w:lineRule="auto"/>
              <w:jc w:val="center"/>
              <w:rPr>
                <w:ins w:id="468" w:author="li liangbin" w:date="2020-02-21T19:39:00Z"/>
                <w:rFonts w:ascii="宋体" w:hAnsi="宋体"/>
                <w:szCs w:val="21"/>
              </w:rPr>
            </w:pPr>
            <w:ins w:id="469" w:author="li liangbin" w:date="2020-02-21T20:01:00Z">
              <w:r>
                <w:rPr>
                  <w:rFonts w:ascii="宋体" w:hAnsi="宋体"/>
                  <w:b/>
                  <w:szCs w:val="21"/>
                </w:rPr>
                <w:t>3</w:t>
              </w:r>
            </w:ins>
          </w:p>
        </w:tc>
        <w:tc>
          <w:tcPr>
            <w:tcW w:w="346" w:type="dxa"/>
            <w:shd w:val="clear" w:color="auto" w:fill="auto"/>
            <w:vAlign w:val="center"/>
          </w:tcPr>
          <w:p w14:paraId="2117BFD7" w14:textId="643A7704" w:rsidR="00C14664" w:rsidRPr="007A3AA0" w:rsidRDefault="00775D7F" w:rsidP="0091733E">
            <w:pPr>
              <w:snapToGrid w:val="0"/>
              <w:spacing w:beforeLines="50" w:before="156" w:line="360" w:lineRule="auto"/>
              <w:jc w:val="center"/>
              <w:rPr>
                <w:ins w:id="472" w:author="li liangbin" w:date="2020-02-21T19:39:00Z"/>
                <w:rFonts w:ascii="宋体" w:hAnsi="宋体"/>
                <w:szCs w:val="21"/>
              </w:rPr>
            </w:pPr>
            <w:ins w:id="473" w:author="li liangbin" w:date="2020-02-21T20:02:00Z">
              <w:r>
                <w:rPr>
                  <w:rFonts w:ascii="宋体" w:hAnsi="宋体"/>
                  <w:b/>
                  <w:szCs w:val="21"/>
                </w:rPr>
                <w:t>58833.33%</w:t>
              </w:r>
            </w:ins>
          </w:p>
        </w:tc>
        <w:tc>
          <w:tcPr>
            <w:tcW w:w="346" w:type="dxa"/>
            <w:shd w:val="clear" w:color="auto" w:fill="auto"/>
            <w:vAlign w:val="center"/>
          </w:tcPr>
          <w:p w14:paraId="272754CD" w14:textId="430AE7A9" w:rsidR="00C14664" w:rsidRPr="007A3AA0" w:rsidRDefault="00775D7F" w:rsidP="0091733E">
            <w:pPr>
              <w:snapToGrid w:val="0"/>
              <w:spacing w:beforeLines="50" w:before="156" w:line="360" w:lineRule="auto"/>
              <w:jc w:val="center"/>
              <w:rPr>
                <w:ins w:id="474" w:author="li liangbin" w:date="2020-02-21T19:39:00Z"/>
                <w:rFonts w:ascii="宋体" w:hAnsi="宋体"/>
                <w:szCs w:val="21"/>
              </w:rPr>
            </w:pPr>
            <w:ins w:id="475" w:author="li liangbin" w:date="2020-02-21T20:01:00Z">
              <w:r>
                <w:rPr>
                  <w:rFonts w:ascii="宋体" w:hAnsi="宋体"/>
                  <w:b/>
                  <w:szCs w:val="21"/>
                </w:rPr>
                <w:t>0</w:t>
              </w:r>
            </w:ins>
          </w:p>
        </w:tc>
        <w:tc>
          <w:tcPr>
            <w:tcW w:w="346" w:type="dxa"/>
            <w:shd w:val="clear" w:color="auto" w:fill="auto"/>
            <w:vAlign w:val="center"/>
          </w:tcPr>
          <w:p w14:paraId="2AED1111" w14:textId="736F1DE2" w:rsidR="00C14664" w:rsidRPr="007A3AA0" w:rsidRDefault="00775D7F" w:rsidP="0091733E">
            <w:pPr>
              <w:snapToGrid w:val="0"/>
              <w:spacing w:beforeLines="50" w:before="156" w:line="360" w:lineRule="auto"/>
              <w:jc w:val="center"/>
              <w:rPr>
                <w:ins w:id="476" w:author="li liangbin" w:date="2020-02-21T19:39:00Z"/>
                <w:rFonts w:ascii="宋体" w:hAnsi="宋体"/>
                <w:szCs w:val="21"/>
              </w:rPr>
            </w:pPr>
            <w:ins w:id="477" w:author="li liangbin" w:date="2020-02-21T20:01:00Z">
              <w:r>
                <w:rPr>
                  <w:rFonts w:ascii="宋体" w:hAnsi="宋体"/>
                  <w:b/>
                  <w:szCs w:val="21"/>
                </w:rPr>
                <w:t>442.75</w:t>
              </w:r>
            </w:ins>
          </w:p>
        </w:tc>
      </w:tr>
      <w:tr w:rsidR="00796AF1" w:rsidRPr="00A45957" w14:paraId="093B9203" w14:textId="77777777" w:rsidTr="0091733E">
        <w:trPr>
          <w:ins w:id="478" w:author="li liangbin" w:date="2020-02-21T19:39:00Z"/>
        </w:trPr>
        <w:tc>
          <w:tcPr>
            <w:tcW w:w="1259" w:type="dxa"/>
            <w:vMerge/>
            <w:shd w:val="clear" w:color="auto" w:fill="auto"/>
          </w:tcPr>
          <w:p w14:paraId="21E32D58" w14:textId="77777777" w:rsidR="00C14664" w:rsidRPr="00A45957" w:rsidRDefault="00C14664" w:rsidP="0091733E">
            <w:pPr>
              <w:snapToGrid w:val="0"/>
              <w:spacing w:beforeLines="50" w:before="156"/>
              <w:jc w:val="center"/>
              <w:rPr>
                <w:ins w:id="479" w:author="li liangbin" w:date="2020-02-21T19:39:00Z"/>
                <w:rFonts w:ascii="宋体" w:hAnsi="宋体"/>
                <w:b/>
                <w:szCs w:val="21"/>
              </w:rPr>
            </w:pPr>
          </w:p>
        </w:tc>
        <w:tc>
          <w:tcPr>
            <w:tcW w:w="575" w:type="dxa"/>
            <w:shd w:val="clear" w:color="auto" w:fill="auto"/>
          </w:tcPr>
          <w:p w14:paraId="234F3CF9" w14:textId="77777777" w:rsidR="00C14664" w:rsidRPr="00A45957" w:rsidRDefault="00C14664" w:rsidP="0091733E">
            <w:pPr>
              <w:snapToGrid w:val="0"/>
              <w:spacing w:beforeLines="50" w:before="156"/>
              <w:jc w:val="center"/>
              <w:rPr>
                <w:ins w:id="480" w:author="li liangbin" w:date="2020-02-21T19:39:00Z"/>
                <w:rFonts w:ascii="宋体" w:hAnsi="宋体"/>
                <w:b/>
                <w:szCs w:val="21"/>
              </w:rPr>
            </w:pPr>
            <w:ins w:id="481" w:author="li liangbin" w:date="2020-02-21T19:39:00Z">
              <w:r w:rsidRPr="00A45957">
                <w:rPr>
                  <w:rFonts w:ascii="宋体" w:hAnsi="宋体" w:hint="eastAsia"/>
                  <w:b/>
                  <w:szCs w:val="21"/>
                </w:rPr>
                <w:t>高度</w:t>
              </w:r>
            </w:ins>
          </w:p>
          <w:p w14:paraId="31E2D22F" w14:textId="77777777" w:rsidR="00C14664" w:rsidRPr="00A45957" w:rsidRDefault="00C14664" w:rsidP="0091733E">
            <w:pPr>
              <w:snapToGrid w:val="0"/>
              <w:spacing w:beforeLines="50" w:before="156"/>
              <w:jc w:val="center"/>
              <w:rPr>
                <w:ins w:id="482" w:author="li liangbin" w:date="2020-02-21T19:39:00Z"/>
                <w:rFonts w:ascii="宋体" w:hAnsi="宋体"/>
                <w:b/>
                <w:szCs w:val="21"/>
              </w:rPr>
            </w:pPr>
            <w:ins w:id="483" w:author="li liangbin" w:date="2020-02-21T19:39:00Z">
              <w:r w:rsidRPr="00A45957">
                <w:rPr>
                  <w:rFonts w:ascii="宋体" w:hAnsi="宋体" w:hint="eastAsia"/>
                  <w:b/>
                  <w:szCs w:val="21"/>
                </w:rPr>
                <w:t>（m）</w:t>
              </w:r>
            </w:ins>
          </w:p>
        </w:tc>
        <w:tc>
          <w:tcPr>
            <w:tcW w:w="1702" w:type="dxa"/>
            <w:shd w:val="clear" w:color="auto" w:fill="auto"/>
            <w:vAlign w:val="center"/>
          </w:tcPr>
          <w:p w14:paraId="65A6119D" w14:textId="0FA2A18E" w:rsidR="00C14664" w:rsidRPr="007A3AA0" w:rsidRDefault="00796AF1">
            <w:pPr>
              <w:snapToGrid w:val="0"/>
              <w:spacing w:beforeLines="50" w:before="156" w:line="360" w:lineRule="auto"/>
              <w:jc w:val="center"/>
              <w:rPr>
                <w:ins w:id="484" w:author="li liangbin" w:date="2020-02-21T19:39:00Z"/>
                <w:rFonts w:ascii="宋体" w:hAnsi="宋体"/>
                <w:szCs w:val="21"/>
              </w:rPr>
            </w:pPr>
            <w:ins w:id="485" w:author="li liangbin" w:date="2020-02-21T19:53:00Z">
              <w:r>
                <w:rPr>
                  <w:rFonts w:ascii="宋体" w:hAnsi="宋体"/>
                  <w:b/>
                  <w:szCs w:val="21"/>
                </w:rPr>
                <w:t>0</w:t>
              </w:r>
            </w:ins>
          </w:p>
        </w:tc>
        <w:tc>
          <w:tcPr>
            <w:tcW w:w="1638" w:type="dxa"/>
            <w:shd w:val="clear" w:color="auto" w:fill="auto"/>
            <w:vAlign w:val="center"/>
          </w:tcPr>
          <w:p w14:paraId="2EFEAB3F" w14:textId="44724D74" w:rsidR="00C14664" w:rsidRPr="00796AF1" w:rsidRDefault="00796AF1" w:rsidP="0091733E">
            <w:pPr>
              <w:snapToGrid w:val="0"/>
              <w:spacing w:beforeLines="50" w:before="156" w:line="360" w:lineRule="auto"/>
              <w:jc w:val="center"/>
              <w:rPr>
                <w:ins w:id="486" w:author="li liangbin" w:date="2020-02-21T19:39:00Z"/>
                <w:rFonts w:ascii="宋体" w:hAnsi="宋体"/>
                <w:szCs w:val="21"/>
              </w:rPr>
            </w:pPr>
            <w:ins w:id="487" w:author="li liangbin" w:date="2020-02-21T19:54:00Z">
              <w:r>
                <w:rPr>
                  <w:rFonts w:ascii="宋体" w:hAnsi="宋体"/>
                  <w:b/>
                  <w:szCs w:val="21"/>
                </w:rPr>
                <w:t>0.00%</w:t>
              </w:r>
            </w:ins>
          </w:p>
        </w:tc>
        <w:tc>
          <w:tcPr>
            <w:tcW w:w="1702" w:type="dxa"/>
            <w:shd w:val="clear" w:color="auto" w:fill="auto"/>
            <w:vAlign w:val="center"/>
          </w:tcPr>
          <w:p w14:paraId="7AFC6959" w14:textId="5F22411D" w:rsidR="00C14664" w:rsidRPr="00796AF1" w:rsidRDefault="00796AF1" w:rsidP="0091733E">
            <w:pPr>
              <w:snapToGrid w:val="0"/>
              <w:spacing w:beforeLines="50" w:before="156" w:line="360" w:lineRule="auto"/>
              <w:jc w:val="center"/>
              <w:rPr>
                <w:ins w:id="488" w:author="li liangbin" w:date="2020-02-21T19:39:00Z"/>
                <w:rFonts w:ascii="宋体" w:hAnsi="宋体"/>
                <w:szCs w:val="21"/>
              </w:rPr>
            </w:pPr>
            <w:ins w:id="489" w:author="li liangbin" w:date="2020-02-21T19:54:00Z">
              <w:r>
                <w:rPr>
                  <w:rFonts w:ascii="宋体" w:hAnsi="宋体"/>
                  <w:b/>
                  <w:szCs w:val="21"/>
                </w:rPr>
                <w:t>0</w:t>
              </w:r>
            </w:ins>
          </w:p>
        </w:tc>
        <w:tc>
          <w:tcPr>
            <w:tcW w:w="346" w:type="dxa"/>
            <w:shd w:val="clear" w:color="auto" w:fill="auto"/>
            <w:vAlign w:val="center"/>
          </w:tcPr>
          <w:p w14:paraId="406276E4" w14:textId="7A733893" w:rsidR="00C14664" w:rsidRPr="007A3AA0" w:rsidRDefault="00796AF1" w:rsidP="0091733E">
            <w:pPr>
              <w:snapToGrid w:val="0"/>
              <w:spacing w:beforeLines="50" w:before="156" w:line="360" w:lineRule="auto"/>
              <w:jc w:val="center"/>
              <w:rPr>
                <w:ins w:id="490" w:author="li liangbin" w:date="2020-02-21T19:39:00Z"/>
                <w:rFonts w:ascii="宋体" w:hAnsi="宋体"/>
                <w:szCs w:val="21"/>
              </w:rPr>
            </w:pPr>
            <w:ins w:id="491" w:author="li liangbin" w:date="2020-02-21T19:54:00Z">
              <w:r>
                <w:rPr>
                  <w:rFonts w:ascii="宋体" w:hAnsi="宋体"/>
                  <w:b/>
                  <w:szCs w:val="21"/>
                </w:rPr>
                <w:t>0.00%</w:t>
              </w:r>
            </w:ins>
          </w:p>
        </w:tc>
        <w:tc>
          <w:tcPr>
            <w:tcW w:w="1702" w:type="dxa"/>
            <w:shd w:val="clear" w:color="auto" w:fill="auto"/>
            <w:vAlign w:val="center"/>
          </w:tcPr>
          <w:p w14:paraId="1C77D089" w14:textId="78CFDE40" w:rsidR="00C14664" w:rsidRPr="007A3AA0" w:rsidRDefault="00796AF1" w:rsidP="0091733E">
            <w:pPr>
              <w:snapToGrid w:val="0"/>
              <w:spacing w:beforeLines="50" w:before="156" w:line="360" w:lineRule="auto"/>
              <w:jc w:val="center"/>
              <w:rPr>
                <w:ins w:id="492" w:author="li liangbin" w:date="2020-02-21T19:39:00Z"/>
                <w:rFonts w:ascii="宋体" w:hAnsi="宋体"/>
                <w:szCs w:val="21"/>
              </w:rPr>
            </w:pPr>
            <w:ins w:id="493" w:author="li liangbin" w:date="2020-02-21T19:55:00Z">
              <w:r>
                <w:rPr>
                  <w:rFonts w:ascii="宋体" w:hAnsi="宋体"/>
                  <w:b/>
                  <w:szCs w:val="21"/>
                </w:rPr>
                <w:t>181.31</w:t>
              </w:r>
            </w:ins>
          </w:p>
        </w:tc>
        <w:tc>
          <w:tcPr>
            <w:tcW w:w="346" w:type="dxa"/>
            <w:shd w:val="clear" w:color="auto" w:fill="auto"/>
            <w:vAlign w:val="center"/>
          </w:tcPr>
          <w:p w14:paraId="3B87EB17" w14:textId="67BEF252" w:rsidR="00C14664" w:rsidRPr="007A3AA0" w:rsidRDefault="00796AF1" w:rsidP="0091733E">
            <w:pPr>
              <w:snapToGrid w:val="0"/>
              <w:spacing w:beforeLines="50" w:before="156" w:line="360" w:lineRule="auto"/>
              <w:jc w:val="center"/>
              <w:rPr>
                <w:ins w:id="494" w:author="li liangbin" w:date="2020-02-21T19:39:00Z"/>
                <w:rFonts w:ascii="宋体" w:hAnsi="宋体"/>
                <w:szCs w:val="21"/>
              </w:rPr>
            </w:pPr>
            <w:ins w:id="495" w:author="li liangbin" w:date="2020-02-21T19:54:00Z">
              <w:r>
                <w:rPr>
                  <w:rFonts w:ascii="宋体" w:hAnsi="宋体"/>
                  <w:b/>
                  <w:szCs w:val="21"/>
                </w:rPr>
                <w:t>-81.30%</w:t>
              </w:r>
            </w:ins>
          </w:p>
        </w:tc>
        <w:tc>
          <w:tcPr>
            <w:tcW w:w="346" w:type="dxa"/>
            <w:shd w:val="clear" w:color="auto" w:fill="auto"/>
            <w:vAlign w:val="center"/>
          </w:tcPr>
          <w:p w14:paraId="6852AA98" w14:textId="1B27F73E" w:rsidR="00C14664" w:rsidRPr="007A3AA0" w:rsidRDefault="00796AF1" w:rsidP="0091733E">
            <w:pPr>
              <w:snapToGrid w:val="0"/>
              <w:spacing w:beforeLines="50" w:before="156" w:line="360" w:lineRule="auto"/>
              <w:jc w:val="center"/>
              <w:rPr>
                <w:ins w:id="496" w:author="li liangbin" w:date="2020-02-21T19:39:00Z"/>
                <w:rFonts w:ascii="宋体" w:hAnsi="宋体"/>
                <w:szCs w:val="21"/>
              </w:rPr>
            </w:pPr>
            <w:ins w:id="497" w:author="li liangbin" w:date="2020-02-21T19:55:00Z">
              <w:r>
                <w:rPr>
                  <w:rFonts w:ascii="宋体" w:hAnsi="宋体"/>
                  <w:b/>
                  <w:szCs w:val="21"/>
                </w:rPr>
                <w:t>33.9</w:t>
              </w:r>
            </w:ins>
          </w:p>
        </w:tc>
        <w:tc>
          <w:tcPr>
            <w:tcW w:w="346" w:type="dxa"/>
            <w:shd w:val="clear" w:color="auto" w:fill="auto"/>
            <w:vAlign w:val="center"/>
          </w:tcPr>
          <w:p w14:paraId="46676FDF" w14:textId="1C4DAE8D" w:rsidR="00C14664" w:rsidRPr="007A3AA0" w:rsidRDefault="00796AF1" w:rsidP="0091733E">
            <w:pPr>
              <w:snapToGrid w:val="0"/>
              <w:spacing w:beforeLines="50" w:before="156" w:line="360" w:lineRule="auto"/>
              <w:jc w:val="center"/>
              <w:rPr>
                <w:ins w:id="498" w:author="li liangbin" w:date="2020-02-21T19:39:00Z"/>
                <w:rFonts w:ascii="宋体" w:hAnsi="宋体"/>
                <w:szCs w:val="21"/>
              </w:rPr>
            </w:pPr>
            <w:ins w:id="499" w:author="li liangbin" w:date="2020-02-21T19:53:00Z">
              <w:r>
                <w:rPr>
                  <w:rFonts w:ascii="宋体" w:hAnsi="宋体"/>
                  <w:b/>
                  <w:szCs w:val="21"/>
                </w:rPr>
                <w:t>53.8</w:t>
              </w:r>
            </w:ins>
          </w:p>
        </w:tc>
      </w:tr>
      <w:tr w:rsidR="00796AF1" w:rsidRPr="00A45957" w14:paraId="63B495C9" w14:textId="77777777" w:rsidTr="0091733E">
        <w:trPr>
          <w:ins w:id="452" w:author="li liangbin" w:date="2020-02-21T19:39:00Z"/>
        </w:trPr>
        <w:tc>
          <w:tcPr>
            <w:tcW w:w="1259" w:type="dxa"/>
            <w:vMerge w:val="restart"/>
            <w:shd w:val="clear" w:color="auto" w:fill="auto"/>
          </w:tcPr>
          <w:p w14:paraId="3B982BC4" w14:textId="77777777" w:rsidR="00C14664" w:rsidRPr="00A45957" w:rsidRDefault="00C14664" w:rsidP="0091733E">
            <w:pPr>
              <w:snapToGrid w:val="0"/>
              <w:spacing w:beforeLines="50" w:before="156"/>
              <w:jc w:val="center"/>
              <w:rPr>
                <w:ins w:id="453" w:author="li liangbin" w:date="2020-02-21T19:39:00Z"/>
                <w:rFonts w:ascii="宋体" w:hAnsi="宋体"/>
                <w:b/>
                <w:szCs w:val="21"/>
              </w:rPr>
            </w:pPr>
          </w:p>
          <w:p w14:paraId="57D3D7D1" w14:textId="77777777" w:rsidR="00C14664" w:rsidRPr="00A45957" w:rsidRDefault="00C14664" w:rsidP="0091733E">
            <w:pPr>
              <w:snapToGrid w:val="0"/>
              <w:spacing w:beforeLines="50" w:before="156"/>
              <w:jc w:val="center"/>
              <w:rPr>
                <w:ins w:id="454" w:author="li liangbin" w:date="2020-02-21T19:39:00Z"/>
                <w:rFonts w:ascii="宋体" w:hAnsi="宋体"/>
                <w:b/>
                <w:szCs w:val="21"/>
              </w:rPr>
            </w:pPr>
            <w:ins w:id="455" w:author="li liangbin" w:date="2020-02-21T19:39:00Z">
              <w:r>
                <w:rPr>
                  <w:rFonts w:ascii="宋体" w:hAnsi="宋体"/>
                  <w:b/>
                  <w:szCs w:val="21"/>
                </w:rPr>
                <w:t>3</w:t>
              </w:r>
              <w:r w:rsidRPr="00A45957">
                <w:rPr>
                  <w:rFonts w:ascii="宋体" w:hAnsi="宋体" w:hint="eastAsia"/>
                  <w:b/>
                  <w:szCs w:val="21"/>
                </w:rPr>
                <w:t>#</w:t>
              </w:r>
            </w:ins>
          </w:p>
        </w:tc>
        <w:tc>
          <w:tcPr>
            <w:tcW w:w="575" w:type="dxa"/>
            <w:shd w:val="clear" w:color="auto" w:fill="auto"/>
          </w:tcPr>
          <w:p w14:paraId="750B500E" w14:textId="77777777" w:rsidR="00C14664" w:rsidRPr="00A45957" w:rsidRDefault="00C14664" w:rsidP="0091733E">
            <w:pPr>
              <w:snapToGrid w:val="0"/>
              <w:spacing w:beforeLines="50" w:before="156"/>
              <w:jc w:val="center"/>
              <w:rPr>
                <w:ins w:id="456" w:author="li liangbin" w:date="2020-02-21T19:39:00Z"/>
                <w:rFonts w:ascii="宋体" w:hAnsi="宋体"/>
                <w:b/>
                <w:szCs w:val="21"/>
              </w:rPr>
            </w:pPr>
            <w:ins w:id="457" w:author="li liangbin" w:date="2020-02-21T19:39:00Z">
              <w:r w:rsidRPr="00A45957">
                <w:rPr>
                  <w:rFonts w:ascii="宋体" w:hAnsi="宋体" w:hint="eastAsia"/>
                  <w:b/>
                  <w:szCs w:val="21"/>
                </w:rPr>
                <w:t>面积</w:t>
              </w:r>
            </w:ins>
          </w:p>
          <w:p w14:paraId="4E0B0ED7" w14:textId="77777777" w:rsidR="00C14664" w:rsidRPr="00A45957" w:rsidRDefault="00C14664" w:rsidP="0091733E">
            <w:pPr>
              <w:snapToGrid w:val="0"/>
              <w:spacing w:beforeLines="50" w:before="156"/>
              <w:jc w:val="center"/>
              <w:rPr>
                <w:ins w:id="458" w:author="li liangbin" w:date="2020-02-21T19:39:00Z"/>
                <w:rFonts w:ascii="宋体" w:hAnsi="宋体"/>
                <w:b/>
                <w:szCs w:val="21"/>
              </w:rPr>
            </w:pPr>
            <w:ins w:id="459" w:author="li liangbin" w:date="2020-02-21T19:39:00Z">
              <w:r w:rsidRPr="00A45957">
                <w:rPr>
                  <w:rFonts w:ascii="宋体" w:hAnsi="宋体" w:hint="eastAsia"/>
                  <w:b/>
                  <w:szCs w:val="21"/>
                </w:rPr>
                <w:t>（m</w:t>
              </w:r>
              <w:r w:rsidRPr="00A45957">
                <w:rPr>
                  <w:rFonts w:ascii="宋体" w:hAnsi="宋体" w:hint="eastAsia"/>
                  <w:b/>
                  <w:szCs w:val="21"/>
                  <w:vertAlign w:val="superscript"/>
                </w:rPr>
                <w:t>2</w:t>
              </w:r>
              <w:r w:rsidRPr="00A45957">
                <w:rPr>
                  <w:rFonts w:ascii="宋体" w:hAnsi="宋体" w:hint="eastAsia"/>
                  <w:b/>
                  <w:szCs w:val="21"/>
                </w:rPr>
                <w:t>）</w:t>
              </w:r>
            </w:ins>
          </w:p>
        </w:tc>
        <w:tc>
          <w:tcPr>
            <w:tcW w:w="1702" w:type="dxa"/>
            <w:shd w:val="clear" w:color="auto" w:fill="auto"/>
            <w:vAlign w:val="center"/>
          </w:tcPr>
          <w:p w14:paraId="19451B5C" w14:textId="78FC85D7" w:rsidR="00C14664" w:rsidRPr="007A3AA0" w:rsidRDefault="00775D7F">
            <w:pPr>
              <w:snapToGrid w:val="0"/>
              <w:spacing w:beforeLines="50" w:before="156" w:line="360" w:lineRule="auto"/>
              <w:jc w:val="center"/>
              <w:rPr>
                <w:ins w:id="460" w:author="li liangbin" w:date="2020-02-21T19:39:00Z"/>
                <w:rFonts w:ascii="宋体" w:hAnsi="宋体"/>
                <w:szCs w:val="21"/>
              </w:rPr>
            </w:pPr>
            <w:ins w:id="461" w:author="li liangbin" w:date="2020-02-21T20:00:00Z">
              <w:r>
                <w:rPr>
                  <w:rFonts w:ascii="宋体" w:hAnsi="宋体"/>
                  <w:b/>
                  <w:szCs w:val="21"/>
                </w:rPr>
                <w:t>1616</w:t>
              </w:r>
            </w:ins>
          </w:p>
        </w:tc>
        <w:tc>
          <w:tcPr>
            <w:tcW w:w="1638" w:type="dxa"/>
            <w:shd w:val="clear" w:color="auto" w:fill="auto"/>
            <w:vAlign w:val="center"/>
          </w:tcPr>
          <w:p w14:paraId="0B375651" w14:textId="32B71ABF" w:rsidR="00C14664" w:rsidRPr="007A3AA0" w:rsidRDefault="00775D7F">
            <w:pPr>
              <w:snapToGrid w:val="0"/>
              <w:spacing w:beforeLines="50" w:before="156" w:line="360" w:lineRule="auto"/>
              <w:jc w:val="center"/>
              <w:rPr>
                <w:ins w:id="462" w:author="li liangbin" w:date="2020-02-21T19:39:00Z"/>
                <w:rFonts w:ascii="宋体" w:hAnsi="宋体"/>
                <w:szCs w:val="21"/>
              </w:rPr>
            </w:pPr>
            <w:ins w:id="463" w:author="li liangbin" w:date="2020-02-21T20:01:00Z">
              <w:r>
                <w:rPr>
                  <w:rFonts w:ascii="宋体" w:hAnsi="宋体"/>
                  <w:b/>
                  <w:szCs w:val="21"/>
                </w:rPr>
                <w:t>43.19%</w:t>
              </w:r>
            </w:ins>
          </w:p>
        </w:tc>
        <w:tc>
          <w:tcPr>
            <w:tcW w:w="1702" w:type="dxa"/>
            <w:shd w:val="clear" w:color="auto" w:fill="auto"/>
            <w:vAlign w:val="center"/>
          </w:tcPr>
          <w:p w14:paraId="64F71640" w14:textId="359E4822" w:rsidR="00C14664" w:rsidRPr="007A3AA0" w:rsidRDefault="00775D7F" w:rsidP="0091733E">
            <w:pPr>
              <w:snapToGrid w:val="0"/>
              <w:spacing w:beforeLines="50" w:before="156" w:line="360" w:lineRule="auto"/>
              <w:jc w:val="center"/>
              <w:rPr>
                <w:ins w:id="464" w:author="li liangbin" w:date="2020-02-21T19:39:00Z"/>
                <w:rFonts w:ascii="宋体" w:hAnsi="宋体"/>
                <w:szCs w:val="21"/>
              </w:rPr>
            </w:pPr>
            <w:ins w:id="465" w:author="li liangbin" w:date="2020-02-21T20:01:00Z">
              <w:r>
                <w:rPr>
                  <w:rFonts w:ascii="宋体" w:hAnsi="宋体"/>
                  <w:b/>
                  <w:szCs w:val="21"/>
                </w:rPr>
                <w:t>2314</w:t>
              </w:r>
            </w:ins>
          </w:p>
        </w:tc>
        <w:tc>
          <w:tcPr>
            <w:tcW w:w="346" w:type="dxa"/>
            <w:shd w:val="clear" w:color="auto" w:fill="auto"/>
            <w:vAlign w:val="center"/>
          </w:tcPr>
          <w:p w14:paraId="761D7142" w14:textId="0D598A6D" w:rsidR="00C14664" w:rsidRPr="007A3AA0" w:rsidRDefault="00775D7F">
            <w:pPr>
              <w:snapToGrid w:val="0"/>
              <w:spacing w:beforeLines="50" w:before="156" w:line="360" w:lineRule="auto"/>
              <w:jc w:val="center"/>
              <w:rPr>
                <w:ins w:id="466" w:author="li liangbin" w:date="2020-02-21T19:39:00Z"/>
                <w:rFonts w:ascii="宋体" w:hAnsi="宋体"/>
                <w:szCs w:val="21"/>
              </w:rPr>
            </w:pPr>
            <w:ins w:id="467" w:author="li liangbin" w:date="2020-02-21T20:01:00Z">
              <w:r>
                <w:rPr>
                  <w:rFonts w:ascii="宋体" w:hAnsi="宋体"/>
                  <w:b/>
                  <w:szCs w:val="21"/>
                </w:rPr>
                <w:t>7.95%</w:t>
              </w:r>
            </w:ins>
          </w:p>
        </w:tc>
        <w:tc>
          <w:tcPr>
            <w:tcW w:w="1702" w:type="dxa"/>
            <w:shd w:val="clear" w:color="auto" w:fill="auto"/>
            <w:vAlign w:val="center"/>
          </w:tcPr>
          <w:p w14:paraId="628EF346" w14:textId="486CEB79" w:rsidR="00C14664" w:rsidRPr="007A3AA0" w:rsidRDefault="00775D7F" w:rsidP="0091733E">
            <w:pPr>
              <w:snapToGrid w:val="0"/>
              <w:spacing w:beforeLines="50" w:before="156" w:line="360" w:lineRule="auto"/>
              <w:jc w:val="center"/>
              <w:rPr>
                <w:ins w:id="468" w:author="li liangbin" w:date="2020-02-21T19:39:00Z"/>
                <w:rFonts w:ascii="宋体" w:hAnsi="宋体"/>
                <w:szCs w:val="21"/>
              </w:rPr>
            </w:pPr>
            <w:ins w:id="469" w:author="li liangbin" w:date="2020-02-21T20:01:00Z">
              <w:r>
                <w:rPr>
                  <w:rFonts w:ascii="宋体" w:hAnsi="宋体"/>
                  <w:b/>
                  <w:szCs w:val="21"/>
                </w:rPr>
                <w:t>2498</w:t>
              </w:r>
            </w:ins>
          </w:p>
        </w:tc>
        <w:tc>
          <w:tcPr>
            <w:tcW w:w="346" w:type="dxa"/>
            <w:shd w:val="clear" w:color="auto" w:fill="auto"/>
            <w:vAlign w:val="center"/>
          </w:tcPr>
          <w:p w14:paraId="2117BFD7" w14:textId="643A7704" w:rsidR="00C14664" w:rsidRPr="007A3AA0" w:rsidRDefault="00775D7F" w:rsidP="0091733E">
            <w:pPr>
              <w:snapToGrid w:val="0"/>
              <w:spacing w:beforeLines="50" w:before="156" w:line="360" w:lineRule="auto"/>
              <w:jc w:val="center"/>
              <w:rPr>
                <w:ins w:id="472" w:author="li liangbin" w:date="2020-02-21T19:39:00Z"/>
                <w:rFonts w:ascii="宋体" w:hAnsi="宋体"/>
                <w:szCs w:val="21"/>
              </w:rPr>
            </w:pPr>
            <w:ins w:id="473" w:author="li liangbin" w:date="2020-02-21T20:02:00Z">
              <w:r>
                <w:rPr>
                  <w:rFonts w:ascii="宋体" w:hAnsi="宋体"/>
                  <w:b/>
                  <w:szCs w:val="21"/>
                </w:rPr>
                <w:t>-45.76%</w:t>
              </w:r>
            </w:ins>
          </w:p>
        </w:tc>
        <w:tc>
          <w:tcPr>
            <w:tcW w:w="346" w:type="dxa"/>
            <w:shd w:val="clear" w:color="auto" w:fill="auto"/>
            <w:vAlign w:val="center"/>
          </w:tcPr>
          <w:p w14:paraId="272754CD" w14:textId="430AE7A9" w:rsidR="00C14664" w:rsidRPr="007A3AA0" w:rsidRDefault="00775D7F" w:rsidP="0091733E">
            <w:pPr>
              <w:snapToGrid w:val="0"/>
              <w:spacing w:beforeLines="50" w:before="156" w:line="360" w:lineRule="auto"/>
              <w:jc w:val="center"/>
              <w:rPr>
                <w:ins w:id="474" w:author="li liangbin" w:date="2020-02-21T19:39:00Z"/>
                <w:rFonts w:ascii="宋体" w:hAnsi="宋体"/>
                <w:szCs w:val="21"/>
              </w:rPr>
            </w:pPr>
            <w:ins w:id="475" w:author="li liangbin" w:date="2020-02-21T20:01:00Z">
              <w:r>
                <w:rPr>
                  <w:rFonts w:ascii="宋体" w:hAnsi="宋体"/>
                  <w:b/>
                  <w:szCs w:val="21"/>
                </w:rPr>
                <w:t>1616</w:t>
              </w:r>
            </w:ins>
          </w:p>
        </w:tc>
        <w:tc>
          <w:tcPr>
            <w:tcW w:w="346" w:type="dxa"/>
            <w:shd w:val="clear" w:color="auto" w:fill="auto"/>
            <w:vAlign w:val="center"/>
          </w:tcPr>
          <w:p w14:paraId="2AED1111" w14:textId="736F1DE2" w:rsidR="00C14664" w:rsidRPr="007A3AA0" w:rsidRDefault="00775D7F" w:rsidP="0091733E">
            <w:pPr>
              <w:snapToGrid w:val="0"/>
              <w:spacing w:beforeLines="50" w:before="156" w:line="360" w:lineRule="auto"/>
              <w:jc w:val="center"/>
              <w:rPr>
                <w:ins w:id="476" w:author="li liangbin" w:date="2020-02-21T19:39:00Z"/>
                <w:rFonts w:ascii="宋体" w:hAnsi="宋体"/>
                <w:szCs w:val="21"/>
              </w:rPr>
            </w:pPr>
            <w:ins w:id="477" w:author="li liangbin" w:date="2020-02-21T20:01:00Z">
              <w:r>
                <w:rPr>
                  <w:rFonts w:ascii="宋体" w:hAnsi="宋体"/>
                  <w:b/>
                  <w:szCs w:val="21"/>
                </w:rPr>
                <w:t>1945.75</w:t>
              </w:r>
            </w:ins>
          </w:p>
        </w:tc>
      </w:tr>
      <w:tr w:rsidR="00796AF1" w:rsidRPr="00A45957" w14:paraId="093B9203" w14:textId="77777777" w:rsidTr="0091733E">
        <w:trPr>
          <w:ins w:id="478" w:author="li liangbin" w:date="2020-02-21T19:39:00Z"/>
        </w:trPr>
        <w:tc>
          <w:tcPr>
            <w:tcW w:w="1259" w:type="dxa"/>
            <w:vMerge/>
            <w:shd w:val="clear" w:color="auto" w:fill="auto"/>
          </w:tcPr>
          <w:p w14:paraId="21E32D58" w14:textId="77777777" w:rsidR="00C14664" w:rsidRPr="00A45957" w:rsidRDefault="00C14664" w:rsidP="0091733E">
            <w:pPr>
              <w:snapToGrid w:val="0"/>
              <w:spacing w:beforeLines="50" w:before="156"/>
              <w:jc w:val="center"/>
              <w:rPr>
                <w:ins w:id="479" w:author="li liangbin" w:date="2020-02-21T19:39:00Z"/>
                <w:rFonts w:ascii="宋体" w:hAnsi="宋体"/>
                <w:b/>
                <w:szCs w:val="21"/>
              </w:rPr>
            </w:pPr>
          </w:p>
        </w:tc>
        <w:tc>
          <w:tcPr>
            <w:tcW w:w="575" w:type="dxa"/>
            <w:shd w:val="clear" w:color="auto" w:fill="auto"/>
          </w:tcPr>
          <w:p w14:paraId="234F3CF9" w14:textId="77777777" w:rsidR="00C14664" w:rsidRPr="00A45957" w:rsidRDefault="00C14664" w:rsidP="0091733E">
            <w:pPr>
              <w:snapToGrid w:val="0"/>
              <w:spacing w:beforeLines="50" w:before="156"/>
              <w:jc w:val="center"/>
              <w:rPr>
                <w:ins w:id="480" w:author="li liangbin" w:date="2020-02-21T19:39:00Z"/>
                <w:rFonts w:ascii="宋体" w:hAnsi="宋体"/>
                <w:b/>
                <w:szCs w:val="21"/>
              </w:rPr>
            </w:pPr>
            <w:ins w:id="481" w:author="li liangbin" w:date="2020-02-21T19:39:00Z">
              <w:r w:rsidRPr="00A45957">
                <w:rPr>
                  <w:rFonts w:ascii="宋体" w:hAnsi="宋体" w:hint="eastAsia"/>
                  <w:b/>
                  <w:szCs w:val="21"/>
                </w:rPr>
                <w:t>高度</w:t>
              </w:r>
            </w:ins>
          </w:p>
          <w:p w14:paraId="31E2D22F" w14:textId="77777777" w:rsidR="00C14664" w:rsidRPr="00A45957" w:rsidRDefault="00C14664" w:rsidP="0091733E">
            <w:pPr>
              <w:snapToGrid w:val="0"/>
              <w:spacing w:beforeLines="50" w:before="156"/>
              <w:jc w:val="center"/>
              <w:rPr>
                <w:ins w:id="482" w:author="li liangbin" w:date="2020-02-21T19:39:00Z"/>
                <w:rFonts w:ascii="宋体" w:hAnsi="宋体"/>
                <w:b/>
                <w:szCs w:val="21"/>
              </w:rPr>
            </w:pPr>
            <w:ins w:id="483" w:author="li liangbin" w:date="2020-02-21T19:39:00Z">
              <w:r w:rsidRPr="00A45957">
                <w:rPr>
                  <w:rFonts w:ascii="宋体" w:hAnsi="宋体" w:hint="eastAsia"/>
                  <w:b/>
                  <w:szCs w:val="21"/>
                </w:rPr>
                <w:t>（m）</w:t>
              </w:r>
            </w:ins>
          </w:p>
        </w:tc>
        <w:tc>
          <w:tcPr>
            <w:tcW w:w="1702" w:type="dxa"/>
            <w:shd w:val="clear" w:color="auto" w:fill="auto"/>
            <w:vAlign w:val="center"/>
          </w:tcPr>
          <w:p w14:paraId="65A6119D" w14:textId="0FA2A18E" w:rsidR="00C14664" w:rsidRPr="007A3AA0" w:rsidRDefault="00796AF1">
            <w:pPr>
              <w:snapToGrid w:val="0"/>
              <w:spacing w:beforeLines="50" w:before="156" w:line="360" w:lineRule="auto"/>
              <w:jc w:val="center"/>
              <w:rPr>
                <w:ins w:id="484" w:author="li liangbin" w:date="2020-02-21T19:39:00Z"/>
                <w:rFonts w:ascii="宋体" w:hAnsi="宋体"/>
                <w:szCs w:val="21"/>
              </w:rPr>
            </w:pPr>
            <w:ins w:id="485" w:author="li liangbin" w:date="2020-02-21T19:53:00Z">
              <w:r>
                <w:rPr>
                  <w:rFonts w:ascii="宋体" w:hAnsi="宋体"/>
                  <w:b/>
                  <w:szCs w:val="21"/>
                </w:rPr>
                <w:t>10.55</w:t>
              </w:r>
            </w:ins>
          </w:p>
        </w:tc>
        <w:tc>
          <w:tcPr>
            <w:tcW w:w="1638" w:type="dxa"/>
            <w:shd w:val="clear" w:color="auto" w:fill="auto"/>
            <w:vAlign w:val="center"/>
          </w:tcPr>
          <w:p w14:paraId="2EFEAB3F" w14:textId="44724D74" w:rsidR="00C14664" w:rsidRPr="00796AF1" w:rsidRDefault="00796AF1" w:rsidP="0091733E">
            <w:pPr>
              <w:snapToGrid w:val="0"/>
              <w:spacing w:beforeLines="50" w:before="156" w:line="360" w:lineRule="auto"/>
              <w:jc w:val="center"/>
              <w:rPr>
                <w:ins w:id="486" w:author="li liangbin" w:date="2020-02-21T19:39:00Z"/>
                <w:rFonts w:ascii="宋体" w:hAnsi="宋体"/>
                <w:szCs w:val="21"/>
              </w:rPr>
            </w:pPr>
            <w:ins w:id="487" w:author="li liangbin" w:date="2020-02-21T19:54:00Z">
              <w:r>
                <w:rPr>
                  <w:rFonts w:ascii="宋体" w:hAnsi="宋体"/>
                  <w:b/>
                  <w:szCs w:val="21"/>
                </w:rPr>
                <w:t>41.90%</w:t>
              </w:r>
            </w:ins>
          </w:p>
        </w:tc>
        <w:tc>
          <w:tcPr>
            <w:tcW w:w="1702" w:type="dxa"/>
            <w:shd w:val="clear" w:color="auto" w:fill="auto"/>
            <w:vAlign w:val="center"/>
          </w:tcPr>
          <w:p w14:paraId="7AFC6959" w14:textId="5F22411D" w:rsidR="00C14664" w:rsidRPr="00796AF1" w:rsidRDefault="00796AF1" w:rsidP="0091733E">
            <w:pPr>
              <w:snapToGrid w:val="0"/>
              <w:spacing w:beforeLines="50" w:before="156" w:line="360" w:lineRule="auto"/>
              <w:jc w:val="center"/>
              <w:rPr>
                <w:ins w:id="488" w:author="li liangbin" w:date="2020-02-21T19:39:00Z"/>
                <w:rFonts w:ascii="宋体" w:hAnsi="宋体"/>
                <w:szCs w:val="21"/>
              </w:rPr>
            </w:pPr>
            <w:ins w:id="489" w:author="li liangbin" w:date="2020-02-21T19:54:00Z">
              <w:r>
                <w:rPr>
                  <w:rFonts w:ascii="宋体" w:hAnsi="宋体"/>
                  <w:b/>
                  <w:szCs w:val="21"/>
                </w:rPr>
                <w:t>14.97</w:t>
              </w:r>
            </w:ins>
          </w:p>
        </w:tc>
        <w:tc>
          <w:tcPr>
            <w:tcW w:w="346" w:type="dxa"/>
            <w:shd w:val="clear" w:color="auto" w:fill="auto"/>
            <w:vAlign w:val="center"/>
          </w:tcPr>
          <w:p w14:paraId="406276E4" w14:textId="7A733893" w:rsidR="00C14664" w:rsidRPr="007A3AA0" w:rsidRDefault="00796AF1" w:rsidP="0091733E">
            <w:pPr>
              <w:snapToGrid w:val="0"/>
              <w:spacing w:beforeLines="50" w:before="156" w:line="360" w:lineRule="auto"/>
              <w:jc w:val="center"/>
              <w:rPr>
                <w:ins w:id="490" w:author="li liangbin" w:date="2020-02-21T19:39:00Z"/>
                <w:rFonts w:ascii="宋体" w:hAnsi="宋体"/>
                <w:szCs w:val="21"/>
              </w:rPr>
            </w:pPr>
            <w:ins w:id="491" w:author="li liangbin" w:date="2020-02-21T19:54:00Z">
              <w:r>
                <w:rPr>
                  <w:rFonts w:ascii="宋体" w:hAnsi="宋体"/>
                  <w:b/>
                  <w:szCs w:val="21"/>
                </w:rPr>
                <w:t>15.83%</w:t>
              </w:r>
            </w:ins>
          </w:p>
        </w:tc>
        <w:tc>
          <w:tcPr>
            <w:tcW w:w="1702" w:type="dxa"/>
            <w:shd w:val="clear" w:color="auto" w:fill="auto"/>
            <w:vAlign w:val="center"/>
          </w:tcPr>
          <w:p w14:paraId="1C77D089" w14:textId="78CFDE40" w:rsidR="00C14664" w:rsidRPr="007A3AA0" w:rsidRDefault="00796AF1" w:rsidP="0091733E">
            <w:pPr>
              <w:snapToGrid w:val="0"/>
              <w:spacing w:beforeLines="50" w:before="156" w:line="360" w:lineRule="auto"/>
              <w:jc w:val="center"/>
              <w:rPr>
                <w:ins w:id="492" w:author="li liangbin" w:date="2020-02-21T19:39:00Z"/>
                <w:rFonts w:ascii="宋体" w:hAnsi="宋体"/>
                <w:szCs w:val="21"/>
              </w:rPr>
            </w:pPr>
            <w:ins w:id="493" w:author="li liangbin" w:date="2020-02-21T19:55:00Z">
              <w:r>
                <w:rPr>
                  <w:rFonts w:ascii="宋体" w:hAnsi="宋体"/>
                  <w:b/>
                  <w:szCs w:val="21"/>
                </w:rPr>
                <w:t>17.34</w:t>
              </w:r>
            </w:ins>
          </w:p>
        </w:tc>
        <w:tc>
          <w:tcPr>
            <w:tcW w:w="346" w:type="dxa"/>
            <w:shd w:val="clear" w:color="auto" w:fill="auto"/>
            <w:vAlign w:val="center"/>
          </w:tcPr>
          <w:p w14:paraId="3B87EB17" w14:textId="67BEF252" w:rsidR="00C14664" w:rsidRPr="007A3AA0" w:rsidRDefault="00796AF1" w:rsidP="0091733E">
            <w:pPr>
              <w:snapToGrid w:val="0"/>
              <w:spacing w:beforeLines="50" w:before="156" w:line="360" w:lineRule="auto"/>
              <w:jc w:val="center"/>
              <w:rPr>
                <w:ins w:id="494" w:author="li liangbin" w:date="2020-02-21T19:39:00Z"/>
                <w:rFonts w:ascii="宋体" w:hAnsi="宋体"/>
                <w:szCs w:val="21"/>
              </w:rPr>
            </w:pPr>
            <w:ins w:id="495" w:author="li liangbin" w:date="2020-02-21T19:54:00Z">
              <w:r>
                <w:rPr>
                  <w:rFonts w:ascii="宋体" w:hAnsi="宋体"/>
                  <w:b/>
                  <w:szCs w:val="21"/>
                </w:rPr>
                <w:t>-13.67%</w:t>
              </w:r>
            </w:ins>
          </w:p>
        </w:tc>
        <w:tc>
          <w:tcPr>
            <w:tcW w:w="346" w:type="dxa"/>
            <w:shd w:val="clear" w:color="auto" w:fill="auto"/>
            <w:vAlign w:val="center"/>
          </w:tcPr>
          <w:p w14:paraId="6852AA98" w14:textId="1B27F73E" w:rsidR="00C14664" w:rsidRPr="007A3AA0" w:rsidRDefault="00796AF1" w:rsidP="0091733E">
            <w:pPr>
              <w:snapToGrid w:val="0"/>
              <w:spacing w:beforeLines="50" w:before="156" w:line="360" w:lineRule="auto"/>
              <w:jc w:val="center"/>
              <w:rPr>
                <w:ins w:id="496" w:author="li liangbin" w:date="2020-02-21T19:39:00Z"/>
                <w:rFonts w:ascii="宋体" w:hAnsi="宋体"/>
                <w:szCs w:val="21"/>
              </w:rPr>
            </w:pPr>
            <w:ins w:id="497" w:author="li liangbin" w:date="2020-02-21T19:55:00Z">
              <w:r>
                <w:rPr>
                  <w:rFonts w:ascii="宋体" w:hAnsi="宋体"/>
                  <w:b/>
                  <w:szCs w:val="21"/>
                </w:rPr>
                <w:t>14.97</w:t>
              </w:r>
            </w:ins>
          </w:p>
        </w:tc>
        <w:tc>
          <w:tcPr>
            <w:tcW w:w="346" w:type="dxa"/>
            <w:shd w:val="clear" w:color="auto" w:fill="auto"/>
            <w:vAlign w:val="center"/>
          </w:tcPr>
          <w:p w14:paraId="46676FDF" w14:textId="1C4DAE8D" w:rsidR="00C14664" w:rsidRPr="007A3AA0" w:rsidRDefault="00796AF1" w:rsidP="0091733E">
            <w:pPr>
              <w:snapToGrid w:val="0"/>
              <w:spacing w:beforeLines="50" w:before="156" w:line="360" w:lineRule="auto"/>
              <w:jc w:val="center"/>
              <w:rPr>
                <w:ins w:id="498" w:author="li liangbin" w:date="2020-02-21T19:39:00Z"/>
                <w:rFonts w:ascii="宋体" w:hAnsi="宋体"/>
                <w:szCs w:val="21"/>
              </w:rPr>
            </w:pPr>
            <w:ins w:id="499" w:author="li liangbin" w:date="2020-02-21T19:53:00Z">
              <w:r>
                <w:rPr>
                  <w:rFonts w:ascii="宋体" w:hAnsi="宋体"/>
                  <w:b/>
                  <w:szCs w:val="21"/>
                </w:rPr>
                <w:t>14.46</w:t>
              </w:r>
            </w:ins>
          </w:p>
        </w:tc>
      </w:tr>
    </w:tbl>
    <w:p w14:paraId="77525EE4" w14:textId="77777777" w:rsidR="00C14664" w:rsidRDefault="00C14664" w:rsidP="00C14664">
      <w:pPr>
        <w:snapToGrid w:val="0"/>
        <w:spacing w:beforeLines="50" w:before="156" w:line="360" w:lineRule="auto"/>
        <w:jc w:val="left"/>
        <w:rPr>
          <w:ins w:id="504" w:author="li liangbin" w:date="2020-02-21T19:39:00Z"/>
          <w:rFonts w:ascii="宋体" w:hAnsi="宋体"/>
          <w:b/>
          <w:szCs w:val="21"/>
        </w:rPr>
      </w:pPr>
    </w:p>
    <w:p w14:paraId="22C2CE21" w14:textId="439E11AE" w:rsidR="00C14664" w:rsidRDefault="00C14664" w:rsidP="00DB1CA6">
      <w:pPr>
        <w:snapToGrid w:val="0"/>
        <w:spacing w:beforeLines="50" w:before="156" w:line="360" w:lineRule="auto"/>
        <w:jc w:val="left"/>
        <w:rPr>
          <w:ins w:id="505" w:author="li liangbin" w:date="2020-02-21T19:39:00Z"/>
          <w:rFonts w:ascii="宋体" w:hAnsi="宋体"/>
          <w:b/>
          <w:szCs w:val="21"/>
        </w:rPr>
      </w:pPr>
      <w:bookmarkStart w:id="506" w:name="_GoBack"/>
      <w:bookmarkEnd w:id="506"/>
    </w:p>
    <w:p w14:paraId="157A1DE7" w14:textId="1A21715F" w:rsidR="00DB1CA6" w:rsidDel="006A791B" w:rsidRDefault="00DB1CA6" w:rsidP="00DB1CA6">
      <w:pPr>
        <w:snapToGrid w:val="0"/>
        <w:spacing w:beforeLines="50" w:before="156" w:line="360" w:lineRule="auto"/>
        <w:jc w:val="left"/>
        <w:rPr>
          <w:del w:id="507" w:author="li liangbin" w:date="2020-02-21T18:29:00Z"/>
          <w:rFonts w:ascii="宋体" w:hAnsi="宋体"/>
          <w:b/>
          <w:szCs w:val="21"/>
        </w:rPr>
      </w:pPr>
    </w:p>
    <w:p w14:paraId="466A5FB8" w14:textId="10FB4E44" w:rsidR="00636BEE" w:rsidDel="00636BEE" w:rsidRDefault="00BB2B93" w:rsidP="00BB2B93">
      <w:pPr>
        <w:snapToGrid w:val="0"/>
        <w:spacing w:beforeLines="50" w:before="156" w:line="360" w:lineRule="auto"/>
        <w:jc w:val="left"/>
        <w:rPr>
          <w:del w:id="508" w:author="li liangbin" w:date="2020-02-21T18:00:00Z"/>
          <w:rFonts w:ascii="宋体" w:hAnsi="宋体"/>
          <w:b/>
          <w:szCs w:val="21"/>
        </w:rPr>
      </w:pPr>
      <w:del w:id="509" w:author="li liangbin" w:date="2020-02-21T18:29:00Z">
        <w:r w:rsidRPr="00DB1CA6" w:rsidDel="006A791B">
          <w:rPr>
            <w:rFonts w:ascii="宋体" w:hAnsi="宋体" w:hint="eastAsia"/>
            <w:b/>
            <w:szCs w:val="21"/>
          </w:rPr>
          <w:delText>【</w:delText>
        </w:r>
        <w:r w:rsidDel="006A791B">
          <w:rPr>
            <w:rFonts w:ascii="宋体" w:hAnsi="宋体" w:hint="eastAsia"/>
            <w:b/>
            <w:szCs w:val="21"/>
          </w:rPr>
          <w:delText>8</w:delText>
        </w:r>
      </w:del>
      <w:ins w:id="510" w:author="个人用户" w:date="2020-02-12T11:26:00Z">
        <w:del w:id="511" w:author="li liangbin" w:date="2020-02-21T18:29:00Z">
          <w:r w:rsidR="009132E2" w:rsidRPr="00DB1CA6" w:rsidDel="006A791B">
            <w:rPr>
              <w:rFonts w:ascii="宋体" w:hAnsi="宋体" w:hint="eastAsia"/>
              <w:b/>
              <w:szCs w:val="21"/>
            </w:rPr>
            <w:delText>【</w:delText>
          </w:r>
          <w:r w:rsidR="009132E2" w:rsidDel="006A791B">
            <w:rPr>
              <w:rFonts w:ascii="宋体" w:hAnsi="宋体" w:hint="eastAsia"/>
              <w:b/>
              <w:szCs w:val="21"/>
            </w:rPr>
            <w:delText>9</w:delText>
          </w:r>
        </w:del>
      </w:ins>
      <w:del w:id="512" w:author="li liangbin" w:date="2020-02-21T18:29:00Z">
        <w:r w:rsidRPr="00DB1CA6" w:rsidDel="006A791B">
          <w:rPr>
            <w:rFonts w:ascii="宋体" w:hAnsi="宋体" w:hint="eastAsia"/>
            <w:b/>
            <w:szCs w:val="21"/>
          </w:rPr>
          <w:delText>】</w:delText>
        </w:r>
        <w:r w:rsidDel="006A791B">
          <w:rPr>
            <w:rFonts w:ascii="宋体" w:hAnsi="宋体" w:hint="eastAsia"/>
            <w:b/>
            <w:szCs w:val="21"/>
          </w:rPr>
          <w:delText>曲线</w:delText>
        </w:r>
        <w:r w:rsidR="007F7DF6" w:rsidDel="006A791B">
          <w:rPr>
            <w:rFonts w:ascii="宋体" w:hAnsi="宋体" w:hint="eastAsia"/>
            <w:b/>
            <w:szCs w:val="21"/>
          </w:rPr>
          <w:delText>内部</w:delText>
        </w:r>
        <w:r w:rsidDel="006A791B">
          <w:rPr>
            <w:rFonts w:ascii="宋体" w:hAnsi="宋体" w:hint="eastAsia"/>
            <w:b/>
            <w:szCs w:val="21"/>
          </w:rPr>
          <w:delText>各部分面积和高度</w:delText>
        </w:r>
        <w:r w:rsidR="002358E1" w:rsidDel="006A791B">
          <w:rPr>
            <w:rFonts w:ascii="宋体" w:hAnsi="宋体" w:hint="eastAsia"/>
            <w:b/>
            <w:szCs w:val="21"/>
          </w:rPr>
          <w:delText>对比</w:delText>
        </w:r>
        <w:r w:rsidDel="006A791B">
          <w:rPr>
            <w:rFonts w:ascii="宋体" w:hAnsi="宋体" w:hint="eastAsia"/>
            <w:b/>
            <w:szCs w:val="21"/>
          </w:rPr>
          <w:delText>分析</w:delText>
        </w:r>
      </w:del>
    </w:p>
    <w:p w14:paraId="7461436A" w14:textId="799035E6" w:rsidR="00636BEE" w:rsidDel="006A791B" w:rsidRDefault="005A6A10" w:rsidP="00BB2B93">
      <w:pPr>
        <w:snapToGrid w:val="0"/>
        <w:spacing w:beforeLines="50" w:before="156" w:line="360" w:lineRule="auto"/>
        <w:jc w:val="left"/>
        <w:rPr>
          <w:del w:id="513" w:author="li liangbin" w:date="2020-02-21T18:29:00Z"/>
          <w:rFonts w:ascii="宋体" w:hAnsi="宋体"/>
          <w:b/>
          <w:szCs w:val="21"/>
        </w:rPr>
      </w:pPr>
      <w:del w:id="514" w:author="li liangbin" w:date="2020-02-21T18:01:00Z">
        <w:r>
          <w:rPr>
            <w:rFonts w:ascii="宋体" w:hAnsi="宋体"/>
            <w:b/>
            <w:szCs w:val="21"/>
          </w:rPr>
          <w:pict w14:anchorId="56702566">
            <v:shape id="_x0000_i1143" type="#_x0000_t75" style="width:235.8pt;height:142.8pt">
              <v:imagedata r:id="rId18" o:title="wen1#A"/>
              <o:lock v:ext="edit" aspectratio="f"/>
            </v:shape>
          </w:pict>
        </w:r>
      </w:del>
      <w:del w:id="515" w:author="li liangbin" w:date="2020-02-21T18:29:00Z">
        <w:r w:rsidR="00F45493" w:rsidDel="006A791B">
          <w:rPr>
            <w:rFonts w:ascii="宋体" w:hAnsi="宋体" w:hint="eastAsia"/>
            <w:b/>
            <w:szCs w:val="21"/>
          </w:rPr>
          <w:delText xml:space="preserve">  </w:delText>
        </w:r>
      </w:del>
      <w:del w:id="516" w:author="li liangbin" w:date="2020-02-21T18:09:00Z">
        <w:r>
          <w:rPr>
            <w:rFonts w:ascii="宋体" w:hAnsi="宋体"/>
            <w:b/>
            <w:szCs w:val="21"/>
          </w:rPr>
          <w:pict w14:anchorId="27579FA9">
            <v:shape id="_x0000_i1144" type="#_x0000_t75" style="width:235.8pt;height:142.8pt">
              <v:imagedata r:id="rId19" o:title="wen1#H"/>
              <o:lock v:ext="edit" aspectratio="f"/>
            </v:shape>
          </w:pict>
        </w:r>
      </w:del>
    </w:p>
    <w:p w14:paraId="196A6654" w14:textId="1338651C" w:rsidR="007978F3" w:rsidDel="006A791B" w:rsidRDefault="007978F3" w:rsidP="00583B6B">
      <w:pPr>
        <w:snapToGrid w:val="0"/>
        <w:spacing w:beforeLines="50" w:before="156" w:line="360" w:lineRule="auto"/>
        <w:jc w:val="left"/>
        <w:rPr>
          <w:del w:id="517" w:author="li liangbin" w:date="2020-02-21T18:29:00Z"/>
          <w:rFonts w:ascii="宋体" w:hAnsi="宋体"/>
          <w:b/>
          <w:szCs w:val="21"/>
        </w:rPr>
      </w:pPr>
      <w:del w:id="518" w:author="li liangbin" w:date="2020-02-21T18:29:00Z">
        <w:r w:rsidDel="006A791B">
          <w:rPr>
            <w:rFonts w:ascii="宋体" w:hAnsi="宋体" w:hint="eastAsia"/>
            <w:b/>
            <w:szCs w:val="21"/>
          </w:rPr>
          <w:delText xml:space="preserve">                        </w:delText>
        </w:r>
        <w:r w:rsidR="00583B6B" w:rsidDel="006A791B">
          <w:rPr>
            <w:rFonts w:ascii="宋体" w:hAnsi="宋体" w:hint="eastAsia"/>
            <w:b/>
            <w:szCs w:val="21"/>
          </w:rPr>
          <w:delText xml:space="preserve"> </w:delText>
        </w:r>
        <w:r w:rsidR="003A7BC7" w:rsidDel="006A791B">
          <w:rPr>
            <w:rFonts w:ascii="宋体" w:hAnsi="宋体" w:hint="eastAsia"/>
            <w:b/>
            <w:szCs w:val="21"/>
          </w:rPr>
          <w:delText xml:space="preserve">      </w:delText>
        </w:r>
        <w:r w:rsidR="00EA4543" w:rsidDel="006A791B">
          <w:rPr>
            <w:rFonts w:ascii="宋体" w:hAnsi="宋体" w:hint="eastAsia"/>
            <w:b/>
            <w:szCs w:val="21"/>
          </w:rPr>
          <w:delText xml:space="preserve">        </w:delText>
        </w:r>
        <w:r w:rsidR="003A7BC7" w:rsidDel="006A791B">
          <w:rPr>
            <w:rFonts w:ascii="宋体" w:hAnsi="宋体" w:hint="eastAsia"/>
            <w:b/>
            <w:szCs w:val="21"/>
          </w:rPr>
          <w:delText xml:space="preserve">  </w:delText>
        </w:r>
        <w:r w:rsidRPr="007978F3" w:rsidDel="006A791B">
          <w:rPr>
            <w:rFonts w:ascii="宋体" w:hAnsi="宋体" w:hint="eastAsia"/>
            <w:b/>
            <w:szCs w:val="21"/>
          </w:rPr>
          <w:delText xml:space="preserve"> </w:delText>
        </w:r>
      </w:del>
    </w:p>
    <w:p w14:paraId="4FBAF866" w14:textId="24869C63" w:rsidR="00636BEE" w:rsidRPr="00BB2B93" w:rsidRDefault="0092353D" w:rsidP="00BB2B93">
      <w:pPr>
        <w:snapToGrid w:val="0"/>
        <w:spacing w:beforeLines="50" w:before="156" w:line="360" w:lineRule="auto"/>
        <w:jc w:val="center"/>
        <w:rPr>
          <w:rFonts w:ascii="宋体" w:hAnsi="宋体"/>
          <w:b/>
          <w:szCs w:val="21"/>
        </w:rPr>
      </w:pPr>
      <w:del w:id="519" w:author="li liangbin" w:date="2020-02-21T18:01:00Z">
        <w:r w:rsidDel="00636BEE">
          <w:rPr>
            <w:rFonts w:ascii="宋体" w:hAnsi="宋体" w:hint="eastAsia"/>
            <w:b/>
            <w:szCs w:val="21"/>
          </w:rPr>
          <w:delText>1</w:delText>
        </w:r>
      </w:del>
      <w:del w:id="520" w:author="li liangbin" w:date="2020-02-21T18:29:00Z">
        <w:r w:rsidDel="006A791B">
          <w:rPr>
            <w:rFonts w:ascii="宋体" w:hAnsi="宋体" w:hint="eastAsia"/>
            <w:b/>
            <w:szCs w:val="21"/>
          </w:rPr>
          <w:delText>#曲线4</w:delText>
        </w:r>
        <w:r w:rsidR="00A3568C" w:rsidDel="006A791B">
          <w:rPr>
            <w:rFonts w:ascii="宋体" w:hAnsi="宋体" w:hint="eastAsia"/>
            <w:b/>
            <w:szCs w:val="21"/>
          </w:rPr>
          <w:delText>个</w:delText>
        </w:r>
        <w:r w:rsidDel="006A791B">
          <w:rPr>
            <w:rFonts w:ascii="宋体" w:hAnsi="宋体" w:hint="eastAsia"/>
            <w:b/>
            <w:szCs w:val="21"/>
          </w:rPr>
          <w:delText>区域面积分布图</w:delText>
        </w:r>
        <w:r w:rsidR="007978F3" w:rsidDel="006A791B">
          <w:rPr>
            <w:rFonts w:ascii="宋体" w:hAnsi="宋体" w:hint="eastAsia"/>
            <w:b/>
            <w:szCs w:val="21"/>
          </w:rPr>
          <w:delText xml:space="preserve">    </w:delText>
        </w:r>
        <w:r w:rsidR="000604A2" w:rsidDel="006A791B">
          <w:rPr>
            <w:rFonts w:ascii="宋体" w:hAnsi="宋体" w:hint="eastAsia"/>
            <w:b/>
            <w:szCs w:val="21"/>
          </w:rPr>
          <w:delText xml:space="preserve">  </w:delText>
        </w:r>
        <w:r w:rsidR="007978F3" w:rsidDel="006A791B">
          <w:rPr>
            <w:rFonts w:ascii="宋体" w:hAnsi="宋体" w:hint="eastAsia"/>
            <w:b/>
            <w:szCs w:val="21"/>
          </w:rPr>
          <w:delText xml:space="preserve">     </w:delText>
        </w:r>
      </w:del>
      <w:del w:id="521" w:author="li liangbin" w:date="2020-02-21T18:01:00Z">
        <w:r w:rsidDel="00636BEE">
          <w:rPr>
            <w:rFonts w:ascii="宋体" w:hAnsi="宋体" w:hint="eastAsia"/>
            <w:b/>
            <w:szCs w:val="21"/>
          </w:rPr>
          <w:delText>1</w:delText>
        </w:r>
      </w:del>
      <w:del w:id="522" w:author="li liangbin" w:date="2020-02-21T18:29:00Z">
        <w:r w:rsidDel="006A791B">
          <w:rPr>
            <w:rFonts w:ascii="宋体" w:hAnsi="宋体" w:hint="eastAsia"/>
            <w:b/>
            <w:szCs w:val="21"/>
          </w:rPr>
          <w:delText>#曲线4</w:delText>
        </w:r>
        <w:r w:rsidR="00A3568C" w:rsidDel="006A791B">
          <w:rPr>
            <w:rFonts w:ascii="宋体" w:hAnsi="宋体" w:hint="eastAsia"/>
            <w:b/>
            <w:szCs w:val="21"/>
          </w:rPr>
          <w:delText>个</w:delText>
        </w:r>
        <w:r w:rsidDel="006A791B">
          <w:rPr>
            <w:rFonts w:ascii="宋体" w:hAnsi="宋体" w:hint="eastAsia"/>
            <w:b/>
            <w:szCs w:val="21"/>
          </w:rPr>
          <w:delText>区域高度分布图</w:delText>
        </w:r>
      </w:del>
    </w:p>
    <w:p w14:paraId="7094355C" w14:textId="77777777" w:rsidR="008301F8" w:rsidRDefault="008301F8" w:rsidP="008301F8">
      <w:pPr>
        <w:snapToGrid w:val="0"/>
        <w:spacing w:beforeLines="50" w:before="156" w:line="360" w:lineRule="auto"/>
        <w:jc w:val="left"/>
        <w:rPr>
          <w:ins w:id="523" w:author="li liangbin" w:date="2020-02-21T18:34:00Z"/>
          <w:rFonts w:ascii="宋体" w:hAnsi="宋体"/>
          <w:b/>
          <w:szCs w:val="21"/>
        </w:rPr>
      </w:pPr>
      <w:ins w:id="524" w:author="li liangbin" w:date="2020-02-21T18:34:00Z">
        <w:r w:rsidRPr="00DB1CA6">
          <w:rPr>
            <w:rFonts w:ascii="宋体" w:hAnsi="宋体" w:hint="eastAsia"/>
            <w:b/>
            <w:szCs w:val="21"/>
          </w:rPr>
          <w:t>【</w:t>
        </w:r>
        <w:r>
          <w:rPr>
            <w:rFonts w:ascii="宋体" w:hAnsi="宋体" w:hint="eastAsia"/>
            <w:b/>
            <w:szCs w:val="21"/>
          </w:rPr>
          <w:t>9</w:t>
        </w:r>
        <w:r w:rsidRPr="00DB1CA6">
          <w:rPr>
            <w:rFonts w:ascii="宋体" w:hAnsi="宋体" w:hint="eastAsia"/>
            <w:b/>
            <w:szCs w:val="21"/>
          </w:rPr>
          <w:t>】</w:t>
        </w:r>
        <w:r>
          <w:rPr>
            <w:rFonts w:ascii="宋体" w:hAnsi="宋体" w:hint="eastAsia"/>
            <w:b/>
            <w:szCs w:val="21"/>
          </w:rPr>
          <w:t>曲线内部各部分面积和高度对比分析</w:t>
        </w:r>
      </w:ins>
    </w:p>
    <w:p w14:paraId="00CFF9D8" w14:textId="77777777" w:rsidR="008301F8" w:rsidRDefault="008301F8" w:rsidP="008301F8">
      <w:pPr>
        <w:snapToGrid w:val="0"/>
        <w:spacing w:beforeLines="50" w:before="156" w:line="360" w:lineRule="auto"/>
        <w:jc w:val="left"/>
        <w:rPr>
          <w:ins w:id="525" w:author="li liangbin" w:date="2020-02-21T18:34:00Z"/>
          <w:rFonts w:ascii="宋体" w:hAnsi="宋体"/>
          <w:b/>
          <w:szCs w:val="21"/>
        </w:rPr>
      </w:pPr>
    </w:p>
    <w:p w14:paraId="54186E84" w14:textId="46DEF7D2" w:rsidR="00BB2B93" w:rsidDel="003D6719" w:rsidRDefault="00BB2B93" w:rsidP="00DB1CA6">
      <w:pPr>
        <w:snapToGrid w:val="0"/>
        <w:spacing w:beforeLines="50" w:before="156" w:line="360" w:lineRule="auto"/>
        <w:jc w:val="left"/>
        <w:rPr>
          <w:del w:id="526" w:author="li liangbin" w:date="2020-02-21T18:01:00Z"/>
          <w:rFonts w:ascii="宋体" w:hAnsi="宋体"/>
          <w:b/>
          <w:szCs w:val="21"/>
        </w:rPr>
      </w:pPr>
    </w:p>
    <w:p w14:paraId="1FE77C0A" w14:textId="421F11A9" w:rsidR="003D6719" w:rsidRDefault="003D6719" w:rsidP="00380736">
      <w:pPr>
        <w:snapToGrid w:val="0"/>
        <w:spacing w:line="360" w:lineRule="auto"/>
        <w:ind w:firstLineChars="50" w:firstLine="105"/>
        <w:jc w:val="center"/>
        <w:rPr>
          <w:ins w:id="527" w:author="li liangbin" w:date="2020-02-21T19:11:00Z"/>
          <w:rFonts w:ascii="宋体" w:hAnsi="宋体"/>
          <w:b/>
          <w:szCs w:val="21"/>
        </w:rPr>
      </w:pPr>
    </w:p>
    <w:p w14:paraId="668B76A6" w14:textId="5000AD2B" w:rsidR="003D6719" w:rsidRDefault="003D6719">
      <w:pPr>
        <w:widowControl/>
        <w:jc w:val="left"/>
        <w:rPr>
          <w:ins w:id="534" w:author="li liangbin" w:date="2020-02-21T19:23:00Z"/>
          <w:rFonts w:ascii="DejaVu Sans Mono" w:eastAsia="微软雅黑" w:hAnsi="DejaVu Sans Mono" w:cs="DejaVu Sans Mono"/>
          <w:color w:val="333333"/>
          <w:kern w:val="0"/>
          <w:szCs w:val="21"/>
        </w:rPr>
        <w:pPrChange w:id="535" w:author="li liangbin" w:date="2020-02-21T19:12:00Z">
          <w:pPr>
            <w:widowControl/>
            <w:numPr>
              <w:numId w:val="1"/>
            </w:numPr>
            <w:tabs>
              <w:tab w:val="num" w:pos="720"/>
            </w:tabs>
            <w:ind w:left="720" w:hanging="360"/>
            <w:jc w:val="left"/>
          </w:pPr>
        </w:pPrChange>
      </w:pPr>
      <w:ins w:id="536" w:author="li liangbin" w:date="2020-02-21T19:11:00Z">
        <w:r>
          <w:rPr>
            <w:rFonts w:ascii="DejaVu Sans Mono" w:eastAsia="微软雅黑" w:hAnsi="DejaVu Sans Mono" w:cs="DejaVu Sans Mono"/>
            <w:color w:val="333333"/>
            <w:kern w:val="0"/>
            <w:szCs w:val="21"/>
          </w:rPr>
          <w:t xml:space="preserve">      </w:t>
        </w:r>
        <w:r>
          <w:drawing>
            <wp:inline xmlns:a="http://schemas.openxmlformats.org/drawingml/2006/main" xmlns:pic="http://schemas.openxmlformats.org/drawingml/2006/picture">
              <wp:extent cx="2520000" cy="1575000"/>
              <wp:docPr id="1" name="Picture 1"/>
              <wp:cNvGraphicFramePr>
                <a:graphicFrameLocks noChangeAspect="1"/>
              </wp:cNvGraphicFramePr>
              <a:graphic>
                <a:graphicData uri="http://schemas.openxmlformats.org/drawingml/2006/picture">
                  <pic:pic>
                    <pic:nvPicPr>
                      <pic:cNvPr id="0" name="曲线各部分面积对比#0.png"/>
                      <pic:cNvPicPr/>
                    </pic:nvPicPr>
                    <pic:blipFill>
                      <a:blip r:embed="rId5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520000" cy="1575000"/>
                      </a:xfrm>
                      <a:prstGeom prst="rect"/>
                    </pic:spPr>
                  </pic:pic>
                </a:graphicData>
              </a:graphic>
            </wp:inline>
          </w:drawing>
        </w:r>
        <w:r>
          <w:t xml:space="preserve"/>
        </w:r>
      </w:ins>
      <w:ins w:id="539" w:author="li liangbin" w:date="2020-02-21T19:14:00Z">
        <w:r w:rsidR="00026471">
          <w:rPr>
            <w:rFonts w:ascii="DejaVu Sans Mono" w:eastAsia="微软雅黑" w:hAnsi="DejaVu Sans Mono" w:cs="DejaVu Sans Mono"/>
            <w:color w:val="333333"/>
            <w:kern w:val="0"/>
            <w:szCs w:val="21"/>
          </w:rPr>
          <w:t xml:space="preserve"> </w:t>
        </w:r>
        <w:r>
          <w:drawing>
            <wp:inline xmlns:a="http://schemas.openxmlformats.org/drawingml/2006/main" xmlns:pic="http://schemas.openxmlformats.org/drawingml/2006/picture">
              <wp:extent cx="2520000" cy="1575000"/>
              <wp:docPr id="1" name="Picture 1"/>
              <wp:cNvGraphicFramePr>
                <a:graphicFrameLocks noChangeAspect="1"/>
              </wp:cNvGraphicFramePr>
              <a:graphic>
                <a:graphicData uri="http://schemas.openxmlformats.org/drawingml/2006/picture">
                  <pic:pic>
                    <pic:nvPicPr>
                      <pic:cNvPr id="0" name="各部分高度对比#0.png"/>
                      <pic:cNvPicPr/>
                    </pic:nvPicPr>
                    <pic:blipFill>
                      <a:blip r:embed="rId5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520000" cy="1575000"/>
                      </a:xfrm>
                      <a:prstGeom prst="rect"/>
                    </pic:spPr>
                  </pic:pic>
                </a:graphicData>
              </a:graphic>
            </wp:inline>
          </w:drawing>
        </w:r>
        <w:r>
          <w:t xml:space="preserve"/>
        </w:r>
      </w:ins>
      <w:ins w:id="544" w:author="li liangbin" w:date="2020-02-21T19:11:00Z">
        <w:r w:rsidRPr="003D6719">
          <w:rPr>
            <w:rFonts w:ascii="DejaVu Sans Mono" w:eastAsia="微软雅黑" w:hAnsi="DejaVu Sans Mono" w:cs="DejaVu Sans Mono"/>
            <w:color w:val="333333"/>
            <w:kern w:val="0"/>
            <w:szCs w:val="21"/>
          </w:rPr>
          <w:t>.</w:t>
        </w:r>
      </w:ins>
    </w:p>
    <w:p w14:paraId="45003013" w14:textId="035F4ED0" w:rsidR="00E25C67" w:rsidRPr="003D6719" w:rsidRDefault="00110871">
      <w:pPr>
        <w:widowControl/>
        <w:jc w:val="center"/>
        <w:rPr>
          <w:ins w:id="545" w:author="li liangbin" w:date="2020-02-21T19:11:00Z"/>
          <w:rFonts w:ascii="DejaVu Sans Mono" w:eastAsia="微软雅黑" w:hAnsi="DejaVu Sans Mono" w:cs="DejaVu Sans Mono"/>
          <w:color w:val="333333"/>
          <w:kern w:val="0"/>
          <w:szCs w:val="21"/>
        </w:rPr>
        <w:pPrChange w:id="546" w:author="li liangbin" w:date="2020-02-21T19:33:00Z">
          <w:pPr>
            <w:widowControl/>
            <w:numPr>
              <w:numId w:val="1"/>
            </w:numPr>
            <w:tabs>
              <w:tab w:val="num" w:pos="720"/>
            </w:tabs>
            <w:ind w:left="720" w:hanging="360"/>
            <w:jc w:val="left"/>
          </w:pPr>
        </w:pPrChange>
      </w:pPr>
      <w:ins w:id="547" w:author="li liangbin" w:date="2020-02-21T19:29:00Z">
        <w:r>
          <w:rPr>
            <w:rFonts w:ascii="DejaVu Sans Mono" w:eastAsia="微软雅黑" w:hAnsi="DejaVu Sans Mono" w:cs="DejaVu Sans Mono"/>
            <w:color w:val="333333"/>
            <w:kern w:val="0"/>
            <w:szCs w:val="21"/>
          </w:rPr>
          <w:t>1</w:t>
        </w:r>
        <w:r>
          <w:rPr>
            <w:rFonts w:ascii="宋体" w:hAnsi="宋体" w:hint="eastAsia"/>
            <w:b/>
            <w:szCs w:val="21"/>
          </w:rPr>
          <w:t xml:space="preserve">#曲线4个区域面积分布图 </w:t>
        </w:r>
        <w:r>
          <w:rPr>
            <w:rFonts w:ascii="宋体" w:hAnsi="宋体"/>
            <w:b/>
            <w:szCs w:val="21"/>
          </w:rPr>
          <w:t xml:space="preserve">      </w:t>
        </w:r>
      </w:ins>
      <w:ins w:id="548" w:author="li liangbin" w:date="2020-02-21T19:34:00Z">
        <w:r w:rsidR="00926049">
          <w:rPr>
            <w:rFonts w:ascii="宋体" w:hAnsi="宋体"/>
            <w:b/>
            <w:szCs w:val="21"/>
          </w:rPr>
          <w:t xml:space="preserve">      </w:t>
        </w:r>
      </w:ins>
      <w:ins w:id="549" w:author="li liangbin" w:date="2020-02-21T19:35:00Z">
        <w:r w:rsidR="00926049">
          <w:rPr>
            <w:rFonts w:ascii="宋体" w:hAnsi="宋体"/>
            <w:b/>
            <w:szCs w:val="21"/>
          </w:rPr>
          <w:t xml:space="preserve">        </w:t>
        </w:r>
      </w:ins>
      <w:ins w:id="550" w:author="li liangbin" w:date="2020-02-21T19:29:00Z">
        <w:r>
          <w:rPr>
            <w:rFonts w:ascii="宋体" w:hAnsi="宋体" w:hint="eastAsia"/>
            <w:b/>
            <w:szCs w:val="21"/>
          </w:rPr>
          <w:t>1#曲线4个区域高度分布图</w:t>
        </w:r>
      </w:ins>
    </w:p>
    <w:p w14:paraId="668B76A6" w14:textId="5000AD2B" w:rsidR="003D6719" w:rsidRDefault="003D6719">
      <w:pPr>
        <w:widowControl/>
        <w:jc w:val="left"/>
        <w:rPr>
          <w:ins w:id="534" w:author="li liangbin" w:date="2020-02-21T19:23:00Z"/>
          <w:rFonts w:ascii="DejaVu Sans Mono" w:eastAsia="微软雅黑" w:hAnsi="DejaVu Sans Mono" w:cs="DejaVu Sans Mono"/>
          <w:color w:val="333333"/>
          <w:kern w:val="0"/>
          <w:szCs w:val="21"/>
        </w:rPr>
        <w:pPrChange w:id="535" w:author="li liangbin" w:date="2020-02-21T19:12:00Z">
          <w:pPr>
            <w:widowControl/>
            <w:numPr>
              <w:numId w:val="1"/>
            </w:numPr>
            <w:tabs>
              <w:tab w:val="num" w:pos="720"/>
            </w:tabs>
            <w:ind w:left="720" w:hanging="360"/>
            <w:jc w:val="left"/>
          </w:pPr>
        </w:pPrChange>
      </w:pPr>
      <w:ins w:id="536" w:author="li liangbin" w:date="2020-02-21T19:11:00Z">
        <w:r>
          <w:rPr>
            <w:rFonts w:ascii="DejaVu Sans Mono" w:eastAsia="微软雅黑" w:hAnsi="DejaVu Sans Mono" w:cs="DejaVu Sans Mono"/>
            <w:color w:val="333333"/>
            <w:kern w:val="0"/>
            <w:szCs w:val="21"/>
          </w:rPr>
          <w:t xml:space="preserve">      </w:t>
        </w:r>
        <w:r>
          <w:drawing>
            <wp:inline xmlns:a="http://schemas.openxmlformats.org/drawingml/2006/main" xmlns:pic="http://schemas.openxmlformats.org/drawingml/2006/picture">
              <wp:extent cx="2520000" cy="1575000"/>
              <wp:docPr id="1" name="Picture 1"/>
              <wp:cNvGraphicFramePr>
                <a:graphicFrameLocks noChangeAspect="1"/>
              </wp:cNvGraphicFramePr>
              <a:graphic>
                <a:graphicData uri="http://schemas.openxmlformats.org/drawingml/2006/picture">
                  <pic:pic>
                    <pic:nvPicPr>
                      <pic:cNvPr id="0" name="曲线各部分面积对比#1.png"/>
                      <pic:cNvPicPr/>
                    </pic:nvPicPr>
                    <pic:blipFill>
                      <a:blip r:embed="rId5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520000" cy="1575000"/>
                      </a:xfrm>
                      <a:prstGeom prst="rect"/>
                    </pic:spPr>
                  </pic:pic>
                </a:graphicData>
              </a:graphic>
            </wp:inline>
          </w:drawing>
        </w:r>
        <w:r>
          <w:t xml:space="preserve"/>
        </w:r>
      </w:ins>
      <w:ins w:id="539" w:author="li liangbin" w:date="2020-02-21T19:14:00Z">
        <w:r w:rsidR="00026471">
          <w:rPr>
            <w:rFonts w:ascii="DejaVu Sans Mono" w:eastAsia="微软雅黑" w:hAnsi="DejaVu Sans Mono" w:cs="DejaVu Sans Mono"/>
            <w:color w:val="333333"/>
            <w:kern w:val="0"/>
            <w:szCs w:val="21"/>
          </w:rPr>
          <w:t xml:space="preserve"> </w:t>
        </w:r>
        <w:r>
          <w:drawing>
            <wp:inline xmlns:a="http://schemas.openxmlformats.org/drawingml/2006/main" xmlns:pic="http://schemas.openxmlformats.org/drawingml/2006/picture">
              <wp:extent cx="2520000" cy="1575000"/>
              <wp:docPr id="1" name="Picture 1"/>
              <wp:cNvGraphicFramePr>
                <a:graphicFrameLocks noChangeAspect="1"/>
              </wp:cNvGraphicFramePr>
              <a:graphic>
                <a:graphicData uri="http://schemas.openxmlformats.org/drawingml/2006/picture">
                  <pic:pic>
                    <pic:nvPicPr>
                      <pic:cNvPr id="0" name="各部分高度对比#1.png"/>
                      <pic:cNvPicPr/>
                    </pic:nvPicPr>
                    <pic:blipFill>
                      <a:blip r:embed="rId6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520000" cy="1575000"/>
                      </a:xfrm>
                      <a:prstGeom prst="rect"/>
                    </pic:spPr>
                  </pic:pic>
                </a:graphicData>
              </a:graphic>
            </wp:inline>
          </w:drawing>
        </w:r>
        <w:r>
          <w:t xml:space="preserve"/>
        </w:r>
      </w:ins>
      <w:ins w:id="544" w:author="li liangbin" w:date="2020-02-21T19:11:00Z">
        <w:r w:rsidRPr="003D6719">
          <w:rPr>
            <w:rFonts w:ascii="DejaVu Sans Mono" w:eastAsia="微软雅黑" w:hAnsi="DejaVu Sans Mono" w:cs="DejaVu Sans Mono"/>
            <w:color w:val="333333"/>
            <w:kern w:val="0"/>
            <w:szCs w:val="21"/>
          </w:rPr>
          <w:t>.</w:t>
        </w:r>
      </w:ins>
    </w:p>
    <w:p w14:paraId="45003013" w14:textId="035F4ED0" w:rsidR="00E25C67" w:rsidRPr="003D6719" w:rsidRDefault="00110871">
      <w:pPr>
        <w:widowControl/>
        <w:jc w:val="center"/>
        <w:rPr>
          <w:ins w:id="545" w:author="li liangbin" w:date="2020-02-21T19:11:00Z"/>
          <w:rFonts w:ascii="DejaVu Sans Mono" w:eastAsia="微软雅黑" w:hAnsi="DejaVu Sans Mono" w:cs="DejaVu Sans Mono"/>
          <w:color w:val="333333"/>
          <w:kern w:val="0"/>
          <w:szCs w:val="21"/>
        </w:rPr>
        <w:pPrChange w:id="546" w:author="li liangbin" w:date="2020-02-21T19:33:00Z">
          <w:pPr>
            <w:widowControl/>
            <w:numPr>
              <w:numId w:val="1"/>
            </w:numPr>
            <w:tabs>
              <w:tab w:val="num" w:pos="720"/>
            </w:tabs>
            <w:ind w:left="720" w:hanging="360"/>
            <w:jc w:val="left"/>
          </w:pPr>
        </w:pPrChange>
      </w:pPr>
      <w:ins w:id="547" w:author="li liangbin" w:date="2020-02-21T19:29:00Z">
        <w:r>
          <w:rPr>
            <w:rFonts w:ascii="DejaVu Sans Mono" w:eastAsia="微软雅黑" w:hAnsi="DejaVu Sans Mono" w:cs="DejaVu Sans Mono"/>
            <w:color w:val="333333"/>
            <w:kern w:val="0"/>
            <w:szCs w:val="21"/>
          </w:rPr>
          <w:t>2</w:t>
        </w:r>
        <w:r>
          <w:rPr>
            <w:rFonts w:ascii="宋体" w:hAnsi="宋体" w:hint="eastAsia"/>
            <w:b/>
            <w:szCs w:val="21"/>
          </w:rPr>
          <w:t xml:space="preserve">#曲线4个区域面积分布图 </w:t>
        </w:r>
        <w:r>
          <w:rPr>
            <w:rFonts w:ascii="宋体" w:hAnsi="宋体"/>
            <w:b/>
            <w:szCs w:val="21"/>
          </w:rPr>
          <w:t xml:space="preserve">      </w:t>
        </w:r>
      </w:ins>
      <w:ins w:id="548" w:author="li liangbin" w:date="2020-02-21T19:34:00Z">
        <w:r w:rsidR="00926049">
          <w:rPr>
            <w:rFonts w:ascii="宋体" w:hAnsi="宋体"/>
            <w:b/>
            <w:szCs w:val="21"/>
          </w:rPr>
          <w:t xml:space="preserve">      </w:t>
        </w:r>
      </w:ins>
      <w:ins w:id="549" w:author="li liangbin" w:date="2020-02-21T19:35:00Z">
        <w:r w:rsidR="00926049">
          <w:rPr>
            <w:rFonts w:ascii="宋体" w:hAnsi="宋体"/>
            <w:b/>
            <w:szCs w:val="21"/>
          </w:rPr>
          <w:t xml:space="preserve">        </w:t>
        </w:r>
      </w:ins>
      <w:ins w:id="550" w:author="li liangbin" w:date="2020-02-21T19:29:00Z">
        <w:r>
          <w:rPr>
            <w:rFonts w:ascii="宋体" w:hAnsi="宋体" w:hint="eastAsia"/>
            <w:b/>
            <w:szCs w:val="21"/>
          </w:rPr>
          <w:t>2#曲线4个区域高度分布图</w:t>
        </w:r>
      </w:ins>
    </w:p>
    <w:p w14:paraId="668B76A6" w14:textId="5000AD2B" w:rsidR="003D6719" w:rsidRDefault="003D6719">
      <w:pPr>
        <w:widowControl/>
        <w:jc w:val="left"/>
        <w:rPr>
          <w:ins w:id="534" w:author="li liangbin" w:date="2020-02-21T19:23:00Z"/>
          <w:rFonts w:ascii="DejaVu Sans Mono" w:eastAsia="微软雅黑" w:hAnsi="DejaVu Sans Mono" w:cs="DejaVu Sans Mono"/>
          <w:color w:val="333333"/>
          <w:kern w:val="0"/>
          <w:szCs w:val="21"/>
        </w:rPr>
        <w:pPrChange w:id="535" w:author="li liangbin" w:date="2020-02-21T19:12:00Z">
          <w:pPr>
            <w:widowControl/>
            <w:numPr>
              <w:numId w:val="1"/>
            </w:numPr>
            <w:tabs>
              <w:tab w:val="num" w:pos="720"/>
            </w:tabs>
            <w:ind w:left="720" w:hanging="360"/>
            <w:jc w:val="left"/>
          </w:pPr>
        </w:pPrChange>
      </w:pPr>
      <w:ins w:id="536" w:author="li liangbin" w:date="2020-02-21T19:11:00Z">
        <w:r>
          <w:rPr>
            <w:rFonts w:ascii="DejaVu Sans Mono" w:eastAsia="微软雅黑" w:hAnsi="DejaVu Sans Mono" w:cs="DejaVu Sans Mono"/>
            <w:color w:val="333333"/>
            <w:kern w:val="0"/>
            <w:szCs w:val="21"/>
          </w:rPr>
          <w:t xml:space="preserve">      </w:t>
        </w:r>
        <w:r>
          <w:drawing>
            <wp:inline xmlns:a="http://schemas.openxmlformats.org/drawingml/2006/main" xmlns:pic="http://schemas.openxmlformats.org/drawingml/2006/picture">
              <wp:extent cx="2520000" cy="1575000"/>
              <wp:docPr id="1" name="Picture 1"/>
              <wp:cNvGraphicFramePr>
                <a:graphicFrameLocks noChangeAspect="1"/>
              </wp:cNvGraphicFramePr>
              <a:graphic>
                <a:graphicData uri="http://schemas.openxmlformats.org/drawingml/2006/picture">
                  <pic:pic>
                    <pic:nvPicPr>
                      <pic:cNvPr id="0" name="曲线各部分面积对比#2.png"/>
                      <pic:cNvPicPr/>
                    </pic:nvPicPr>
                    <pic:blipFill>
                      <a:blip r:embed="rId6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520000" cy="1575000"/>
                      </a:xfrm>
                      <a:prstGeom prst="rect"/>
                    </pic:spPr>
                  </pic:pic>
                </a:graphicData>
              </a:graphic>
            </wp:inline>
          </w:drawing>
        </w:r>
        <w:r>
          <w:t xml:space="preserve"/>
        </w:r>
      </w:ins>
      <w:ins w:id="539" w:author="li liangbin" w:date="2020-02-21T19:14:00Z">
        <w:r w:rsidR="00026471">
          <w:rPr>
            <w:rFonts w:ascii="DejaVu Sans Mono" w:eastAsia="微软雅黑" w:hAnsi="DejaVu Sans Mono" w:cs="DejaVu Sans Mono"/>
            <w:color w:val="333333"/>
            <w:kern w:val="0"/>
            <w:szCs w:val="21"/>
          </w:rPr>
          <w:t xml:space="preserve"> </w:t>
        </w:r>
        <w:r>
          <w:drawing>
            <wp:inline xmlns:a="http://schemas.openxmlformats.org/drawingml/2006/main" xmlns:pic="http://schemas.openxmlformats.org/drawingml/2006/picture">
              <wp:extent cx="2520000" cy="1575000"/>
              <wp:docPr id="1" name="Picture 1"/>
              <wp:cNvGraphicFramePr>
                <a:graphicFrameLocks noChangeAspect="1"/>
              </wp:cNvGraphicFramePr>
              <a:graphic>
                <a:graphicData uri="http://schemas.openxmlformats.org/drawingml/2006/picture">
                  <pic:pic>
                    <pic:nvPicPr>
                      <pic:cNvPr id="0" name="各部分高度对比#2.png"/>
                      <pic:cNvPicPr/>
                    </pic:nvPicPr>
                    <pic:blipFill>
                      <a:blip r:embed="rId6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520000" cy="1575000"/>
                      </a:xfrm>
                      <a:prstGeom prst="rect"/>
                    </pic:spPr>
                  </pic:pic>
                </a:graphicData>
              </a:graphic>
            </wp:inline>
          </w:drawing>
        </w:r>
        <w:r>
          <w:t xml:space="preserve"/>
        </w:r>
      </w:ins>
      <w:ins w:id="544" w:author="li liangbin" w:date="2020-02-21T19:11:00Z">
        <w:r w:rsidRPr="003D6719">
          <w:rPr>
            <w:rFonts w:ascii="DejaVu Sans Mono" w:eastAsia="微软雅黑" w:hAnsi="DejaVu Sans Mono" w:cs="DejaVu Sans Mono"/>
            <w:color w:val="333333"/>
            <w:kern w:val="0"/>
            <w:szCs w:val="21"/>
          </w:rPr>
          <w:t>.</w:t>
        </w:r>
      </w:ins>
    </w:p>
    <w:p w14:paraId="45003013" w14:textId="035F4ED0" w:rsidR="00E25C67" w:rsidRPr="003D6719" w:rsidRDefault="00110871">
      <w:pPr>
        <w:widowControl/>
        <w:jc w:val="center"/>
        <w:rPr>
          <w:ins w:id="545" w:author="li liangbin" w:date="2020-02-21T19:11:00Z"/>
          <w:rFonts w:ascii="DejaVu Sans Mono" w:eastAsia="微软雅黑" w:hAnsi="DejaVu Sans Mono" w:cs="DejaVu Sans Mono"/>
          <w:color w:val="333333"/>
          <w:kern w:val="0"/>
          <w:szCs w:val="21"/>
        </w:rPr>
        <w:pPrChange w:id="546" w:author="li liangbin" w:date="2020-02-21T19:33:00Z">
          <w:pPr>
            <w:widowControl/>
            <w:numPr>
              <w:numId w:val="1"/>
            </w:numPr>
            <w:tabs>
              <w:tab w:val="num" w:pos="720"/>
            </w:tabs>
            <w:ind w:left="720" w:hanging="360"/>
            <w:jc w:val="left"/>
          </w:pPr>
        </w:pPrChange>
      </w:pPr>
      <w:ins w:id="547" w:author="li liangbin" w:date="2020-02-21T19:29:00Z">
        <w:r>
          <w:rPr>
            <w:rFonts w:ascii="DejaVu Sans Mono" w:eastAsia="微软雅黑" w:hAnsi="DejaVu Sans Mono" w:cs="DejaVu Sans Mono"/>
            <w:color w:val="333333"/>
            <w:kern w:val="0"/>
            <w:szCs w:val="21"/>
          </w:rPr>
          <w:t>3</w:t>
        </w:r>
        <w:r>
          <w:rPr>
            <w:rFonts w:ascii="宋体" w:hAnsi="宋体" w:hint="eastAsia"/>
            <w:b/>
            <w:szCs w:val="21"/>
          </w:rPr>
          <w:t xml:space="preserve">#曲线4个区域面积分布图 </w:t>
        </w:r>
        <w:r>
          <w:rPr>
            <w:rFonts w:ascii="宋体" w:hAnsi="宋体"/>
            <w:b/>
            <w:szCs w:val="21"/>
          </w:rPr>
          <w:t xml:space="preserve">      </w:t>
        </w:r>
      </w:ins>
      <w:ins w:id="548" w:author="li liangbin" w:date="2020-02-21T19:34:00Z">
        <w:r w:rsidR="00926049">
          <w:rPr>
            <w:rFonts w:ascii="宋体" w:hAnsi="宋体"/>
            <w:b/>
            <w:szCs w:val="21"/>
          </w:rPr>
          <w:t xml:space="preserve">      </w:t>
        </w:r>
      </w:ins>
      <w:ins w:id="549" w:author="li liangbin" w:date="2020-02-21T19:35:00Z">
        <w:r w:rsidR="00926049">
          <w:rPr>
            <w:rFonts w:ascii="宋体" w:hAnsi="宋体"/>
            <w:b/>
            <w:szCs w:val="21"/>
          </w:rPr>
          <w:t xml:space="preserve">        </w:t>
        </w:r>
      </w:ins>
      <w:ins w:id="550" w:author="li liangbin" w:date="2020-02-21T19:29:00Z">
        <w:r>
          <w:rPr>
            <w:rFonts w:ascii="宋体" w:hAnsi="宋体" w:hint="eastAsia"/>
            <w:b/>
            <w:szCs w:val="21"/>
          </w:rPr>
          <w:t>3#曲线4个区域高度分布图</w:t>
        </w:r>
      </w:ins>
    </w:p>
    <w:p w14:paraId="4854A80D" w14:textId="2E4A6895" w:rsidR="00161DF3" w:rsidDel="00636BEE" w:rsidRDefault="005A6A10" w:rsidP="00161DF3">
      <w:pPr>
        <w:snapToGrid w:val="0"/>
        <w:spacing w:beforeLines="50" w:before="156" w:line="360" w:lineRule="auto"/>
        <w:jc w:val="left"/>
        <w:rPr>
          <w:del w:id="554" w:author="li liangbin" w:date="2020-02-21T18:01:00Z"/>
          <w:rFonts w:ascii="宋体" w:hAnsi="宋体"/>
          <w:b/>
          <w:szCs w:val="21"/>
        </w:rPr>
      </w:pPr>
      <w:del w:id="555" w:author="li liangbin" w:date="2020-02-21T18:01:00Z">
        <w:r>
          <w:rPr>
            <w:rFonts w:ascii="宋体" w:hAnsi="宋体"/>
            <w:b/>
            <w:szCs w:val="21"/>
          </w:rPr>
          <w:pict w14:anchorId="6794D58F">
            <v:shape id="_x0000_i1145" type="#_x0000_t75" style="width:235.8pt;height:142.8pt">
              <v:imagedata r:id="rId20" o:title="wen2#A"/>
              <o:lock v:ext="edit" aspectratio="f"/>
            </v:shape>
          </w:pict>
        </w:r>
        <w:r w:rsidR="007B1810" w:rsidDel="00636BEE">
          <w:rPr>
            <w:rFonts w:ascii="宋体" w:hAnsi="宋体" w:hint="eastAsia"/>
            <w:b/>
            <w:szCs w:val="21"/>
          </w:rPr>
          <w:delText xml:space="preserve"> </w:delText>
        </w:r>
        <w:r w:rsidR="003A7BC7" w:rsidDel="00636BEE">
          <w:rPr>
            <w:rFonts w:ascii="宋体" w:hAnsi="宋体" w:hint="eastAsia"/>
            <w:b/>
            <w:szCs w:val="21"/>
          </w:rPr>
          <w:delText xml:space="preserve"> </w:delText>
        </w:r>
        <w:r>
          <w:rPr>
            <w:rFonts w:ascii="宋体" w:hAnsi="宋体"/>
            <w:b/>
            <w:szCs w:val="21"/>
          </w:rPr>
          <w:pict w14:anchorId="53D1AD82">
            <v:shape id="_x0000_i1146" type="#_x0000_t75" style="width:235.8pt;height:142.8pt">
              <v:imagedata r:id="rId21" o:title="wen2#H"/>
              <o:lock v:ext="edit" aspectratio="f"/>
            </v:shape>
          </w:pict>
        </w:r>
      </w:del>
    </w:p>
    <w:p w14:paraId="72BFDC5A" w14:textId="4454DCF6" w:rsidR="00161DF3" w:rsidRPr="00BB2B93" w:rsidDel="00636BEE" w:rsidRDefault="00161DF3" w:rsidP="00161DF3">
      <w:pPr>
        <w:snapToGrid w:val="0"/>
        <w:spacing w:beforeLines="50" w:before="156" w:line="360" w:lineRule="auto"/>
        <w:jc w:val="center"/>
        <w:rPr>
          <w:del w:id="556" w:author="li liangbin" w:date="2020-02-21T18:01:00Z"/>
          <w:rFonts w:ascii="宋体" w:hAnsi="宋体"/>
          <w:b/>
          <w:szCs w:val="21"/>
        </w:rPr>
      </w:pPr>
      <w:del w:id="557" w:author="li liangbin" w:date="2020-02-21T18:01:00Z">
        <w:r w:rsidDel="00636BEE">
          <w:rPr>
            <w:rFonts w:ascii="宋体" w:hAnsi="宋体" w:hint="eastAsia"/>
            <w:b/>
            <w:szCs w:val="21"/>
          </w:rPr>
          <w:delText xml:space="preserve">2#曲线4个区域面积分布图    </w:delText>
        </w:r>
        <w:r w:rsidR="007B1810" w:rsidDel="00636BEE">
          <w:rPr>
            <w:rFonts w:ascii="宋体" w:hAnsi="宋体" w:hint="eastAsia"/>
            <w:b/>
            <w:szCs w:val="21"/>
          </w:rPr>
          <w:delText xml:space="preserve">   </w:delText>
        </w:r>
        <w:r w:rsidDel="00636BEE">
          <w:rPr>
            <w:rFonts w:ascii="宋体" w:hAnsi="宋体" w:hint="eastAsia"/>
            <w:b/>
            <w:szCs w:val="21"/>
          </w:rPr>
          <w:delText xml:space="preserve">     2#曲线4个区域高度分布图</w:delText>
        </w:r>
      </w:del>
    </w:p>
    <w:p w14:paraId="45755C89" w14:textId="06ADAED3" w:rsidR="00DB1CA6" w:rsidRPr="00161DF3" w:rsidDel="00636BEE" w:rsidRDefault="00DB1CA6" w:rsidP="00DB1CA6">
      <w:pPr>
        <w:snapToGrid w:val="0"/>
        <w:spacing w:beforeLines="50" w:before="156" w:line="360" w:lineRule="auto"/>
        <w:jc w:val="left"/>
        <w:rPr>
          <w:del w:id="558" w:author="li liangbin" w:date="2020-02-21T18:01:00Z"/>
          <w:rFonts w:ascii="宋体" w:hAnsi="宋体"/>
          <w:b/>
          <w:szCs w:val="21"/>
        </w:rPr>
      </w:pPr>
    </w:p>
    <w:p w14:paraId="426BC6B7" w14:textId="48E77B92" w:rsidR="00161DF3" w:rsidDel="00636BEE" w:rsidRDefault="005A6A10" w:rsidP="00161DF3">
      <w:pPr>
        <w:snapToGrid w:val="0"/>
        <w:spacing w:beforeLines="50" w:before="156" w:line="360" w:lineRule="auto"/>
        <w:jc w:val="left"/>
        <w:rPr>
          <w:del w:id="559" w:author="li liangbin" w:date="2020-02-21T18:01:00Z"/>
          <w:rFonts w:ascii="宋体" w:hAnsi="宋体"/>
          <w:b/>
          <w:szCs w:val="21"/>
        </w:rPr>
      </w:pPr>
      <w:del w:id="560" w:author="li liangbin" w:date="2020-02-21T18:01:00Z">
        <w:r>
          <w:rPr>
            <w:rFonts w:ascii="宋体" w:hAnsi="宋体"/>
            <w:b/>
            <w:szCs w:val="21"/>
          </w:rPr>
          <w:pict w14:anchorId="2DFA36E9">
            <v:shape id="_x0000_i1147" type="#_x0000_t75" style="width:235.8pt;height:142.8pt">
              <v:imagedata r:id="rId22" o:title="wen3#A"/>
              <o:lock v:ext="edit" aspectratio="f"/>
            </v:shape>
          </w:pict>
        </w:r>
        <w:r w:rsidR="007B1810" w:rsidDel="00636BEE">
          <w:rPr>
            <w:rFonts w:ascii="宋体" w:hAnsi="宋体" w:hint="eastAsia"/>
            <w:b/>
            <w:szCs w:val="21"/>
          </w:rPr>
          <w:delText xml:space="preserve"> </w:delText>
        </w:r>
        <w:r w:rsidR="00161DF3" w:rsidRPr="007978F3" w:rsidDel="00636BEE">
          <w:rPr>
            <w:rFonts w:ascii="宋体" w:hAnsi="宋体" w:hint="eastAsia"/>
            <w:b/>
            <w:szCs w:val="21"/>
          </w:rPr>
          <w:delText xml:space="preserve"> </w:delText>
        </w:r>
        <w:r>
          <w:rPr>
            <w:rFonts w:ascii="宋体" w:hAnsi="宋体"/>
            <w:b/>
            <w:szCs w:val="21"/>
          </w:rPr>
          <w:pict w14:anchorId="73194496">
            <v:shape id="_x0000_i1148" type="#_x0000_t75" style="width:235.8pt;height:142.8pt">
              <v:imagedata r:id="rId23" o:title="wen3#H"/>
              <o:lock v:ext="edit" aspectratio="f"/>
            </v:shape>
          </w:pict>
        </w:r>
      </w:del>
    </w:p>
    <w:p w14:paraId="3BB3373E" w14:textId="01AE16F0" w:rsidR="00161DF3" w:rsidRPr="00BB2B93" w:rsidDel="00636BEE" w:rsidRDefault="00161DF3" w:rsidP="00161DF3">
      <w:pPr>
        <w:snapToGrid w:val="0"/>
        <w:spacing w:beforeLines="50" w:before="156" w:line="360" w:lineRule="auto"/>
        <w:jc w:val="center"/>
        <w:rPr>
          <w:del w:id="561" w:author="li liangbin" w:date="2020-02-21T18:01:00Z"/>
          <w:rFonts w:ascii="宋体" w:hAnsi="宋体"/>
          <w:b/>
          <w:szCs w:val="21"/>
        </w:rPr>
      </w:pPr>
      <w:del w:id="562" w:author="li liangbin" w:date="2020-02-21T18:01:00Z">
        <w:r w:rsidDel="00636BEE">
          <w:rPr>
            <w:rFonts w:ascii="宋体" w:hAnsi="宋体" w:hint="eastAsia"/>
            <w:b/>
            <w:szCs w:val="21"/>
          </w:rPr>
          <w:delText xml:space="preserve">3#曲线4个区域面积分布图   </w:delText>
        </w:r>
        <w:r w:rsidR="007B1810" w:rsidDel="00636BEE">
          <w:rPr>
            <w:rFonts w:ascii="宋体" w:hAnsi="宋体" w:hint="eastAsia"/>
            <w:b/>
            <w:szCs w:val="21"/>
          </w:rPr>
          <w:delText xml:space="preserve">    </w:delText>
        </w:r>
        <w:r w:rsidDel="00636BEE">
          <w:rPr>
            <w:rFonts w:ascii="宋体" w:hAnsi="宋体" w:hint="eastAsia"/>
            <w:b/>
            <w:szCs w:val="21"/>
          </w:rPr>
          <w:delText xml:space="preserve">      3#曲线4个区域高度分布图</w:delText>
        </w:r>
      </w:del>
    </w:p>
    <w:p w14:paraId="655B1A6A" w14:textId="0EB29AE1" w:rsidR="00295F53" w:rsidDel="00636BEE" w:rsidRDefault="00295F53" w:rsidP="00380736">
      <w:pPr>
        <w:snapToGrid w:val="0"/>
        <w:spacing w:line="360" w:lineRule="auto"/>
        <w:ind w:firstLineChars="50" w:firstLine="120"/>
        <w:jc w:val="center"/>
        <w:rPr>
          <w:del w:id="563" w:author="li liangbin" w:date="2020-02-21T18:01:00Z"/>
          <w:sz w:val="24"/>
          <w:szCs w:val="28"/>
        </w:rPr>
      </w:pPr>
    </w:p>
    <w:p w14:paraId="73114CFD" w14:textId="652F09DA" w:rsidR="00161DF3" w:rsidDel="00636BEE" w:rsidRDefault="005A6A10" w:rsidP="00161DF3">
      <w:pPr>
        <w:snapToGrid w:val="0"/>
        <w:spacing w:beforeLines="50" w:before="156" w:line="360" w:lineRule="auto"/>
        <w:jc w:val="left"/>
        <w:rPr>
          <w:del w:id="564" w:author="li liangbin" w:date="2020-02-21T18:01:00Z"/>
          <w:rFonts w:ascii="宋体" w:hAnsi="宋体"/>
          <w:b/>
          <w:szCs w:val="21"/>
        </w:rPr>
      </w:pPr>
      <w:del w:id="565" w:author="li liangbin" w:date="2020-02-21T18:01:00Z">
        <w:r>
          <w:rPr>
            <w:rFonts w:ascii="宋体" w:hAnsi="宋体"/>
            <w:b/>
            <w:szCs w:val="21"/>
          </w:rPr>
          <w:pict w14:anchorId="2B691452">
            <v:shape id="_x0000_i1149" type="#_x0000_t75" style="width:235.8pt;height:142.8pt">
              <v:imagedata r:id="rId24" o:title="wen4#A"/>
              <o:lock v:ext="edit" aspectratio="f"/>
            </v:shape>
          </w:pict>
        </w:r>
        <w:r w:rsidR="007B1810" w:rsidDel="00636BEE">
          <w:rPr>
            <w:rFonts w:ascii="宋体" w:hAnsi="宋体" w:hint="eastAsia"/>
            <w:b/>
            <w:szCs w:val="21"/>
          </w:rPr>
          <w:delText xml:space="preserve"> </w:delText>
        </w:r>
        <w:r w:rsidR="00161DF3" w:rsidRPr="007978F3" w:rsidDel="00636BEE">
          <w:rPr>
            <w:rFonts w:ascii="宋体" w:hAnsi="宋体" w:hint="eastAsia"/>
            <w:b/>
            <w:szCs w:val="21"/>
          </w:rPr>
          <w:delText xml:space="preserve"> </w:delText>
        </w:r>
        <w:r>
          <w:rPr>
            <w:rFonts w:ascii="宋体" w:hAnsi="宋体"/>
            <w:b/>
            <w:szCs w:val="21"/>
          </w:rPr>
          <w:pict w14:anchorId="793D61EE">
            <v:shape id="_x0000_i1150" type="#_x0000_t75" style="width:235.8pt;height:142.8pt">
              <v:imagedata r:id="rId25" o:title="wen4#H"/>
              <o:lock v:ext="edit" aspectratio="f"/>
            </v:shape>
          </w:pict>
        </w:r>
      </w:del>
    </w:p>
    <w:p w14:paraId="79C3891B" w14:textId="7A3C74FC" w:rsidR="00161DF3" w:rsidRPr="00BB2B93" w:rsidDel="00636BEE" w:rsidRDefault="00161DF3" w:rsidP="00161DF3">
      <w:pPr>
        <w:snapToGrid w:val="0"/>
        <w:spacing w:beforeLines="50" w:before="156" w:line="360" w:lineRule="auto"/>
        <w:jc w:val="center"/>
        <w:rPr>
          <w:del w:id="566" w:author="li liangbin" w:date="2020-02-21T18:01:00Z"/>
          <w:rFonts w:ascii="宋体" w:hAnsi="宋体"/>
          <w:b/>
          <w:szCs w:val="21"/>
        </w:rPr>
      </w:pPr>
      <w:del w:id="567" w:author="li liangbin" w:date="2020-02-21T18:01:00Z">
        <w:r w:rsidDel="00636BEE">
          <w:rPr>
            <w:rFonts w:ascii="宋体" w:hAnsi="宋体" w:hint="eastAsia"/>
            <w:b/>
            <w:szCs w:val="21"/>
          </w:rPr>
          <w:delText xml:space="preserve">4#曲线4个区域面积分布图 </w:delText>
        </w:r>
        <w:r w:rsidR="007B1810" w:rsidDel="00636BEE">
          <w:rPr>
            <w:rFonts w:ascii="宋体" w:hAnsi="宋体" w:hint="eastAsia"/>
            <w:b/>
            <w:szCs w:val="21"/>
          </w:rPr>
          <w:delText xml:space="preserve">    </w:delText>
        </w:r>
        <w:r w:rsidDel="00636BEE">
          <w:rPr>
            <w:rFonts w:ascii="宋体" w:hAnsi="宋体" w:hint="eastAsia"/>
            <w:b/>
            <w:szCs w:val="21"/>
          </w:rPr>
          <w:delText xml:space="preserve">        4#曲线4个区域高度分布图</w:delText>
        </w:r>
      </w:del>
    </w:p>
    <w:p w14:paraId="5D6FD31C" w14:textId="7C60EC3E" w:rsidR="00161DF3" w:rsidRPr="00161DF3" w:rsidDel="00636BEE" w:rsidRDefault="00161DF3" w:rsidP="00380736">
      <w:pPr>
        <w:snapToGrid w:val="0"/>
        <w:spacing w:line="360" w:lineRule="auto"/>
        <w:ind w:firstLineChars="50" w:firstLine="120"/>
        <w:jc w:val="center"/>
        <w:rPr>
          <w:del w:id="568" w:author="li liangbin" w:date="2020-02-21T18:01:00Z"/>
          <w:sz w:val="24"/>
          <w:szCs w:val="28"/>
        </w:rPr>
      </w:pPr>
    </w:p>
    <w:p w14:paraId="2602AE38" w14:textId="7FF4F6AD" w:rsidR="00161DF3" w:rsidDel="00636BEE" w:rsidRDefault="005A6A10" w:rsidP="00161DF3">
      <w:pPr>
        <w:snapToGrid w:val="0"/>
        <w:spacing w:beforeLines="50" w:before="156" w:line="360" w:lineRule="auto"/>
        <w:jc w:val="left"/>
        <w:rPr>
          <w:del w:id="569" w:author="li liangbin" w:date="2020-02-21T18:01:00Z"/>
          <w:rFonts w:ascii="宋体" w:hAnsi="宋体"/>
          <w:b/>
          <w:szCs w:val="21"/>
        </w:rPr>
      </w:pPr>
      <w:del w:id="570" w:author="li liangbin" w:date="2020-02-21T18:01:00Z">
        <w:r>
          <w:rPr>
            <w:rFonts w:ascii="宋体" w:hAnsi="宋体"/>
            <w:b/>
            <w:szCs w:val="21"/>
          </w:rPr>
          <w:pict w14:anchorId="42E2E6FD">
            <v:shape id="_x0000_i1151" type="#_x0000_t75" style="width:235.8pt;height:142.8pt">
              <v:imagedata r:id="rId26" o:title="wen5#A"/>
              <o:lock v:ext="edit" aspectratio="f"/>
            </v:shape>
          </w:pict>
        </w:r>
        <w:r w:rsidR="007B1810" w:rsidDel="00636BEE">
          <w:rPr>
            <w:rFonts w:ascii="宋体" w:hAnsi="宋体" w:hint="eastAsia"/>
            <w:b/>
            <w:szCs w:val="21"/>
          </w:rPr>
          <w:delText xml:space="preserve">  </w:delText>
        </w:r>
        <w:r>
          <w:rPr>
            <w:rFonts w:ascii="宋体" w:hAnsi="宋体"/>
            <w:b/>
            <w:szCs w:val="21"/>
          </w:rPr>
          <w:pict w14:anchorId="15C457BF">
            <v:shape id="_x0000_i1152" type="#_x0000_t75" style="width:235.8pt;height:142.8pt">
              <v:imagedata r:id="rId27" o:title="wen5#H"/>
              <o:lock v:ext="edit" aspectratio="f"/>
            </v:shape>
          </w:pict>
        </w:r>
      </w:del>
    </w:p>
    <w:p w14:paraId="4FE2540A" w14:textId="560B9276" w:rsidR="00161DF3" w:rsidRPr="00BB2B93" w:rsidDel="00636BEE" w:rsidRDefault="00161DF3" w:rsidP="00161DF3">
      <w:pPr>
        <w:snapToGrid w:val="0"/>
        <w:spacing w:beforeLines="50" w:before="156" w:line="360" w:lineRule="auto"/>
        <w:jc w:val="center"/>
        <w:rPr>
          <w:del w:id="571" w:author="li liangbin" w:date="2020-02-21T18:01:00Z"/>
          <w:rFonts w:ascii="宋体" w:hAnsi="宋体"/>
          <w:b/>
          <w:szCs w:val="21"/>
        </w:rPr>
      </w:pPr>
      <w:del w:id="572" w:author="li liangbin" w:date="2020-02-21T18:01:00Z">
        <w:r w:rsidDel="00636BEE">
          <w:rPr>
            <w:rFonts w:ascii="宋体" w:hAnsi="宋体" w:hint="eastAsia"/>
            <w:b/>
            <w:szCs w:val="21"/>
          </w:rPr>
          <w:delText xml:space="preserve">5#曲线4个区域面积分布图  </w:delText>
        </w:r>
        <w:r w:rsidR="007B1810" w:rsidDel="00636BEE">
          <w:rPr>
            <w:rFonts w:ascii="宋体" w:hAnsi="宋体" w:hint="eastAsia"/>
            <w:b/>
            <w:szCs w:val="21"/>
          </w:rPr>
          <w:delText xml:space="preserve">     </w:delText>
        </w:r>
        <w:r w:rsidDel="00636BEE">
          <w:rPr>
            <w:rFonts w:ascii="宋体" w:hAnsi="宋体" w:hint="eastAsia"/>
            <w:b/>
            <w:szCs w:val="21"/>
          </w:rPr>
          <w:delText xml:space="preserve">       5#曲线4个区域高度分布图</w:delText>
        </w:r>
      </w:del>
    </w:p>
    <w:p w14:paraId="38BED83A" w14:textId="14FEA7EA" w:rsidR="00161DF3" w:rsidRPr="00161DF3" w:rsidDel="00636BEE" w:rsidRDefault="00161DF3" w:rsidP="00380736">
      <w:pPr>
        <w:snapToGrid w:val="0"/>
        <w:spacing w:line="360" w:lineRule="auto"/>
        <w:ind w:firstLineChars="50" w:firstLine="120"/>
        <w:jc w:val="center"/>
        <w:rPr>
          <w:del w:id="573" w:author="li liangbin" w:date="2020-02-21T18:01:00Z"/>
          <w:sz w:val="24"/>
          <w:szCs w:val="28"/>
        </w:rPr>
      </w:pPr>
    </w:p>
    <w:p w14:paraId="0C7A05AF" w14:textId="75D8A917" w:rsidR="00161DF3" w:rsidDel="00636BEE" w:rsidRDefault="005A6A10" w:rsidP="00161DF3">
      <w:pPr>
        <w:snapToGrid w:val="0"/>
        <w:spacing w:beforeLines="50" w:before="156" w:line="360" w:lineRule="auto"/>
        <w:jc w:val="left"/>
        <w:rPr>
          <w:del w:id="574" w:author="li liangbin" w:date="2020-02-21T18:01:00Z"/>
          <w:rFonts w:ascii="宋体" w:hAnsi="宋体"/>
          <w:b/>
          <w:szCs w:val="21"/>
        </w:rPr>
      </w:pPr>
      <w:del w:id="575" w:author="li liangbin" w:date="2020-02-21T18:01:00Z">
        <w:r>
          <w:rPr>
            <w:rFonts w:ascii="宋体" w:hAnsi="宋体"/>
            <w:b/>
            <w:szCs w:val="21"/>
          </w:rPr>
          <w:pict w14:anchorId="2866FA14">
            <v:shape id="_x0000_i1153" type="#_x0000_t75" style="width:235.8pt;height:142.8pt">
              <v:imagedata r:id="rId28" o:title="wen6#A"/>
              <o:lock v:ext="edit" aspectratio="f"/>
            </v:shape>
          </w:pict>
        </w:r>
        <w:r w:rsidR="00161DF3" w:rsidDel="00636BEE">
          <w:rPr>
            <w:rFonts w:ascii="宋体" w:hAnsi="宋体" w:hint="eastAsia"/>
            <w:b/>
            <w:szCs w:val="21"/>
          </w:rPr>
          <w:delText xml:space="preserve"> </w:delText>
        </w:r>
        <w:r w:rsidR="007B1810" w:rsidDel="00636BEE">
          <w:rPr>
            <w:rFonts w:ascii="宋体" w:hAnsi="宋体" w:hint="eastAsia"/>
            <w:b/>
            <w:szCs w:val="21"/>
          </w:rPr>
          <w:delText xml:space="preserve"> </w:delText>
        </w:r>
        <w:r>
          <w:rPr>
            <w:rFonts w:ascii="宋体" w:hAnsi="宋体"/>
            <w:b/>
            <w:szCs w:val="21"/>
          </w:rPr>
          <w:pict w14:anchorId="119493E1">
            <v:shape id="_x0000_i1154" type="#_x0000_t75" style="width:235.8pt;height:142.8pt">
              <v:imagedata r:id="rId29" o:title="wen6#H"/>
              <o:lock v:ext="edit" aspectratio="f"/>
            </v:shape>
          </w:pict>
        </w:r>
      </w:del>
    </w:p>
    <w:p w14:paraId="4038D188" w14:textId="2946FBB6" w:rsidR="00161DF3" w:rsidRPr="00BB2B93" w:rsidDel="00636BEE" w:rsidRDefault="00161DF3" w:rsidP="00161DF3">
      <w:pPr>
        <w:snapToGrid w:val="0"/>
        <w:spacing w:beforeLines="50" w:before="156" w:line="360" w:lineRule="auto"/>
        <w:jc w:val="center"/>
        <w:rPr>
          <w:del w:id="576" w:author="li liangbin" w:date="2020-02-21T18:01:00Z"/>
          <w:rFonts w:ascii="宋体" w:hAnsi="宋体"/>
          <w:b/>
          <w:szCs w:val="21"/>
        </w:rPr>
      </w:pPr>
      <w:del w:id="577" w:author="li liangbin" w:date="2020-02-21T18:01:00Z">
        <w:r w:rsidDel="00636BEE">
          <w:rPr>
            <w:rFonts w:ascii="宋体" w:hAnsi="宋体" w:hint="eastAsia"/>
            <w:b/>
            <w:szCs w:val="21"/>
          </w:rPr>
          <w:delText xml:space="preserve">6#曲线4个区域面积分布图 </w:delText>
        </w:r>
        <w:r w:rsidR="007B1810" w:rsidDel="00636BEE">
          <w:rPr>
            <w:rFonts w:ascii="宋体" w:hAnsi="宋体" w:hint="eastAsia"/>
            <w:b/>
            <w:szCs w:val="21"/>
          </w:rPr>
          <w:delText xml:space="preserve">      </w:delText>
        </w:r>
        <w:r w:rsidDel="00636BEE">
          <w:rPr>
            <w:rFonts w:ascii="宋体" w:hAnsi="宋体" w:hint="eastAsia"/>
            <w:b/>
            <w:szCs w:val="21"/>
          </w:rPr>
          <w:delText xml:space="preserve">       6#曲线4个区域高度分布图</w:delText>
        </w:r>
      </w:del>
    </w:p>
    <w:p w14:paraId="5ECB28C5" w14:textId="233347D7" w:rsidR="00161DF3" w:rsidRPr="00161DF3" w:rsidDel="00636BEE" w:rsidRDefault="00161DF3" w:rsidP="00380736">
      <w:pPr>
        <w:snapToGrid w:val="0"/>
        <w:spacing w:line="360" w:lineRule="auto"/>
        <w:ind w:firstLineChars="50" w:firstLine="120"/>
        <w:jc w:val="center"/>
        <w:rPr>
          <w:del w:id="578" w:author="li liangbin" w:date="2020-02-21T18:01:00Z"/>
          <w:sz w:val="24"/>
          <w:szCs w:val="28"/>
        </w:rPr>
      </w:pPr>
    </w:p>
    <w:p w14:paraId="32E7E9A8" w14:textId="252461E6" w:rsidR="00161DF3" w:rsidDel="00636BEE" w:rsidRDefault="005A6A10" w:rsidP="00161DF3">
      <w:pPr>
        <w:snapToGrid w:val="0"/>
        <w:spacing w:beforeLines="50" w:before="156" w:line="360" w:lineRule="auto"/>
        <w:jc w:val="left"/>
        <w:rPr>
          <w:del w:id="579" w:author="li liangbin" w:date="2020-02-21T18:01:00Z"/>
          <w:rFonts w:ascii="宋体" w:hAnsi="宋体"/>
          <w:b/>
          <w:szCs w:val="21"/>
        </w:rPr>
      </w:pPr>
      <w:del w:id="580" w:author="li liangbin" w:date="2020-02-21T18:01:00Z">
        <w:r>
          <w:rPr>
            <w:rFonts w:ascii="宋体" w:hAnsi="宋体"/>
            <w:b/>
            <w:szCs w:val="21"/>
          </w:rPr>
          <w:pict w14:anchorId="0BF9E493">
            <v:shape id="_x0000_i1155" type="#_x0000_t75" style="width:235.8pt;height:142.8pt">
              <v:imagedata r:id="rId30" o:title="wen7#A"/>
              <o:lock v:ext="edit" aspectratio="f"/>
            </v:shape>
          </w:pict>
        </w:r>
        <w:r w:rsidR="00161DF3" w:rsidDel="00636BEE">
          <w:rPr>
            <w:rFonts w:ascii="宋体" w:hAnsi="宋体" w:hint="eastAsia"/>
            <w:b/>
            <w:szCs w:val="21"/>
          </w:rPr>
          <w:delText xml:space="preserve"> </w:delText>
        </w:r>
        <w:r w:rsidR="007B1810" w:rsidDel="00636BEE">
          <w:rPr>
            <w:rFonts w:ascii="宋体" w:hAnsi="宋体" w:hint="eastAsia"/>
            <w:b/>
            <w:szCs w:val="21"/>
          </w:rPr>
          <w:delText xml:space="preserve"> </w:delText>
        </w:r>
        <w:r>
          <w:rPr>
            <w:rFonts w:ascii="宋体" w:hAnsi="宋体"/>
            <w:b/>
            <w:szCs w:val="21"/>
          </w:rPr>
          <w:pict w14:anchorId="0CC299F9">
            <v:shape id="_x0000_i1156" type="#_x0000_t75" style="width:235.8pt;height:142.8pt">
              <v:imagedata r:id="rId31" o:title="wen7#H"/>
              <o:lock v:ext="edit" aspectratio="f"/>
            </v:shape>
          </w:pict>
        </w:r>
      </w:del>
    </w:p>
    <w:p w14:paraId="05FB8E94" w14:textId="5F64673F" w:rsidR="00161DF3" w:rsidRPr="00BB2B93" w:rsidDel="00636BEE" w:rsidRDefault="00161DF3" w:rsidP="00161DF3">
      <w:pPr>
        <w:snapToGrid w:val="0"/>
        <w:spacing w:beforeLines="50" w:before="156" w:line="360" w:lineRule="auto"/>
        <w:jc w:val="center"/>
        <w:rPr>
          <w:del w:id="581" w:author="li liangbin" w:date="2020-02-21T18:01:00Z"/>
          <w:rFonts w:ascii="宋体" w:hAnsi="宋体"/>
          <w:b/>
          <w:szCs w:val="21"/>
        </w:rPr>
      </w:pPr>
      <w:del w:id="582" w:author="li liangbin" w:date="2020-02-21T18:01:00Z">
        <w:r w:rsidDel="00636BEE">
          <w:rPr>
            <w:rFonts w:ascii="宋体" w:hAnsi="宋体" w:hint="eastAsia"/>
            <w:b/>
            <w:szCs w:val="21"/>
          </w:rPr>
          <w:delText xml:space="preserve">7#曲线4个区域面积分布图 </w:delText>
        </w:r>
        <w:r w:rsidR="007B1810" w:rsidDel="00636BEE">
          <w:rPr>
            <w:rFonts w:ascii="宋体" w:hAnsi="宋体" w:hint="eastAsia"/>
            <w:b/>
            <w:szCs w:val="21"/>
          </w:rPr>
          <w:delText xml:space="preserve">      </w:delText>
        </w:r>
        <w:r w:rsidDel="00636BEE">
          <w:rPr>
            <w:rFonts w:ascii="宋体" w:hAnsi="宋体" w:hint="eastAsia"/>
            <w:b/>
            <w:szCs w:val="21"/>
          </w:rPr>
          <w:delText xml:space="preserve">        7#曲线4个区域高度分布图</w:delText>
        </w:r>
      </w:del>
    </w:p>
    <w:p w14:paraId="1E996E41" w14:textId="29D9BDAB" w:rsidR="00161DF3" w:rsidRPr="00161DF3" w:rsidDel="00636BEE" w:rsidRDefault="00161DF3" w:rsidP="00380736">
      <w:pPr>
        <w:snapToGrid w:val="0"/>
        <w:spacing w:line="360" w:lineRule="auto"/>
        <w:ind w:firstLineChars="50" w:firstLine="120"/>
        <w:jc w:val="center"/>
        <w:rPr>
          <w:del w:id="583" w:author="li liangbin" w:date="2020-02-21T18:01:00Z"/>
          <w:sz w:val="24"/>
          <w:szCs w:val="28"/>
        </w:rPr>
      </w:pPr>
    </w:p>
    <w:p w14:paraId="7F2766B6" w14:textId="2608AEAA" w:rsidR="00161DF3" w:rsidDel="00636BEE" w:rsidRDefault="005A6A10" w:rsidP="00161DF3">
      <w:pPr>
        <w:snapToGrid w:val="0"/>
        <w:spacing w:beforeLines="50" w:before="156" w:line="360" w:lineRule="auto"/>
        <w:jc w:val="left"/>
        <w:rPr>
          <w:del w:id="584" w:author="li liangbin" w:date="2020-02-21T18:01:00Z"/>
          <w:rFonts w:ascii="宋体" w:hAnsi="宋体"/>
          <w:b/>
          <w:szCs w:val="21"/>
        </w:rPr>
      </w:pPr>
      <w:del w:id="585" w:author="li liangbin" w:date="2020-02-21T18:01:00Z">
        <w:r>
          <w:rPr>
            <w:rFonts w:ascii="宋体" w:hAnsi="宋体"/>
            <w:b/>
            <w:szCs w:val="21"/>
          </w:rPr>
          <w:pict w14:anchorId="20998C46">
            <v:shape id="_x0000_i1157" type="#_x0000_t75" style="width:235.8pt;height:142.8pt">
              <v:imagedata r:id="rId32" o:title="wen8#A"/>
              <o:lock v:ext="edit" aspectratio="f"/>
            </v:shape>
          </w:pict>
        </w:r>
        <w:r w:rsidR="007B1810" w:rsidDel="00636BEE">
          <w:rPr>
            <w:rFonts w:ascii="宋体" w:hAnsi="宋体" w:hint="eastAsia"/>
            <w:b/>
            <w:szCs w:val="21"/>
          </w:rPr>
          <w:delText xml:space="preserve">  </w:delText>
        </w:r>
        <w:r>
          <w:rPr>
            <w:rFonts w:ascii="宋体" w:hAnsi="宋体"/>
            <w:b/>
            <w:szCs w:val="21"/>
          </w:rPr>
          <w:pict w14:anchorId="3DA7105A">
            <v:shape id="_x0000_i1158" type="#_x0000_t75" style="width:235.8pt;height:142.8pt">
              <v:imagedata r:id="rId33" o:title="wen8#H"/>
              <o:lock v:ext="edit" aspectratio="f"/>
            </v:shape>
          </w:pict>
        </w:r>
      </w:del>
    </w:p>
    <w:p w14:paraId="259C4FAD" w14:textId="588F75A9" w:rsidR="00161DF3" w:rsidRPr="00BB2B93" w:rsidDel="00636BEE" w:rsidRDefault="00161DF3" w:rsidP="00161DF3">
      <w:pPr>
        <w:snapToGrid w:val="0"/>
        <w:spacing w:beforeLines="50" w:before="156" w:line="360" w:lineRule="auto"/>
        <w:jc w:val="center"/>
        <w:rPr>
          <w:del w:id="586" w:author="li liangbin" w:date="2020-02-21T18:01:00Z"/>
          <w:rFonts w:ascii="宋体" w:hAnsi="宋体"/>
          <w:b/>
          <w:szCs w:val="21"/>
        </w:rPr>
      </w:pPr>
      <w:del w:id="587" w:author="li liangbin" w:date="2020-02-21T18:01:00Z">
        <w:r w:rsidDel="00636BEE">
          <w:rPr>
            <w:rFonts w:ascii="宋体" w:hAnsi="宋体" w:hint="eastAsia"/>
            <w:b/>
            <w:szCs w:val="21"/>
          </w:rPr>
          <w:delText xml:space="preserve">8#曲线4个区域面积分布图   </w:delText>
        </w:r>
        <w:r w:rsidR="007B1810" w:rsidDel="00636BEE">
          <w:rPr>
            <w:rFonts w:ascii="宋体" w:hAnsi="宋体" w:hint="eastAsia"/>
            <w:b/>
            <w:szCs w:val="21"/>
          </w:rPr>
          <w:delText xml:space="preserve">      </w:delText>
        </w:r>
        <w:r w:rsidDel="00636BEE">
          <w:rPr>
            <w:rFonts w:ascii="宋体" w:hAnsi="宋体" w:hint="eastAsia"/>
            <w:b/>
            <w:szCs w:val="21"/>
          </w:rPr>
          <w:delText xml:space="preserve">      8#曲线4个区域高度分布图</w:delText>
        </w:r>
      </w:del>
    </w:p>
    <w:p w14:paraId="78A9678D" w14:textId="12A1CA8F" w:rsidR="00161DF3" w:rsidRPr="00161DF3" w:rsidDel="00636BEE" w:rsidRDefault="00161DF3" w:rsidP="00380736">
      <w:pPr>
        <w:snapToGrid w:val="0"/>
        <w:spacing w:line="360" w:lineRule="auto"/>
        <w:ind w:firstLineChars="50" w:firstLine="120"/>
        <w:jc w:val="center"/>
        <w:rPr>
          <w:del w:id="588" w:author="li liangbin" w:date="2020-02-21T18:01:00Z"/>
          <w:sz w:val="24"/>
          <w:szCs w:val="28"/>
        </w:rPr>
      </w:pPr>
    </w:p>
    <w:p w14:paraId="15F685E9" w14:textId="63E49495" w:rsidR="00161DF3" w:rsidDel="00636BEE" w:rsidRDefault="00161DF3" w:rsidP="00380736">
      <w:pPr>
        <w:snapToGrid w:val="0"/>
        <w:spacing w:line="360" w:lineRule="auto"/>
        <w:ind w:firstLineChars="50" w:firstLine="120"/>
        <w:jc w:val="center"/>
        <w:rPr>
          <w:del w:id="589" w:author="li liangbin" w:date="2020-02-21T18:01:00Z"/>
          <w:sz w:val="24"/>
          <w:szCs w:val="28"/>
        </w:rPr>
      </w:pPr>
    </w:p>
    <w:p w14:paraId="2D7BEE86" w14:textId="0F54F58D" w:rsidR="002C128D" w:rsidDel="00636BEE" w:rsidRDefault="002C128D" w:rsidP="002C128D">
      <w:pPr>
        <w:snapToGrid w:val="0"/>
        <w:spacing w:beforeLines="50" w:before="156" w:line="360" w:lineRule="auto"/>
        <w:jc w:val="left"/>
        <w:rPr>
          <w:del w:id="590" w:author="li liangbin" w:date="2020-02-21T18:01:00Z"/>
          <w:rFonts w:ascii="宋体" w:hAnsi="宋体"/>
          <w:b/>
          <w:szCs w:val="21"/>
        </w:rPr>
      </w:pPr>
      <w:del w:id="591" w:author="li liangbin" w:date="2020-02-21T18:01:00Z">
        <w:r w:rsidRPr="00DB1CA6" w:rsidDel="00636BEE">
          <w:rPr>
            <w:rFonts w:ascii="宋体" w:hAnsi="宋体" w:hint="eastAsia"/>
            <w:b/>
            <w:szCs w:val="21"/>
          </w:rPr>
          <w:delText>【</w:delText>
        </w:r>
        <w:r w:rsidDel="00636BEE">
          <w:rPr>
            <w:rFonts w:ascii="宋体" w:hAnsi="宋体" w:hint="eastAsia"/>
            <w:b/>
            <w:szCs w:val="21"/>
          </w:rPr>
          <w:delText>9</w:delText>
        </w:r>
      </w:del>
      <w:ins w:id="592" w:author="个人用户" w:date="2020-02-12T11:26:00Z">
        <w:del w:id="593" w:author="li liangbin" w:date="2020-02-21T18:01:00Z">
          <w:r w:rsidR="009132E2" w:rsidRPr="00DB1CA6" w:rsidDel="00636BEE">
            <w:rPr>
              <w:rFonts w:ascii="宋体" w:hAnsi="宋体" w:hint="eastAsia"/>
              <w:b/>
              <w:szCs w:val="21"/>
            </w:rPr>
            <w:delText>【</w:delText>
          </w:r>
          <w:r w:rsidR="009132E2" w:rsidDel="00636BEE">
            <w:rPr>
              <w:rFonts w:ascii="宋体" w:hAnsi="宋体" w:hint="eastAsia"/>
              <w:b/>
              <w:szCs w:val="21"/>
            </w:rPr>
            <w:delText>10</w:delText>
          </w:r>
        </w:del>
      </w:ins>
      <w:del w:id="594" w:author="li liangbin" w:date="2020-02-21T18:01:00Z">
        <w:r w:rsidRPr="00DB1CA6" w:rsidDel="00636BEE">
          <w:rPr>
            <w:rFonts w:ascii="宋体" w:hAnsi="宋体" w:hint="eastAsia"/>
            <w:b/>
            <w:szCs w:val="21"/>
          </w:rPr>
          <w:delText>】</w:delText>
        </w:r>
        <w:r w:rsidDel="00636BEE">
          <w:rPr>
            <w:rFonts w:ascii="宋体" w:hAnsi="宋体" w:hint="eastAsia"/>
            <w:b/>
            <w:szCs w:val="21"/>
          </w:rPr>
          <w:delText>各曲线之间对比分析</w:delText>
        </w:r>
      </w:del>
    </w:p>
    <w:p w14:paraId="067A4AF9" w14:textId="07B44297" w:rsidR="002C128D" w:rsidDel="00636BEE" w:rsidRDefault="005A6A10" w:rsidP="002C128D">
      <w:pPr>
        <w:snapToGrid w:val="0"/>
        <w:spacing w:beforeLines="50" w:before="156" w:line="360" w:lineRule="auto"/>
        <w:jc w:val="left"/>
        <w:rPr>
          <w:del w:id="595" w:author="li liangbin" w:date="2020-02-21T18:01:00Z"/>
          <w:rFonts w:ascii="宋体" w:hAnsi="宋体"/>
          <w:b/>
          <w:szCs w:val="21"/>
        </w:rPr>
      </w:pPr>
      <w:del w:id="596" w:author="li liangbin" w:date="2020-02-21T18:01:00Z">
        <w:r>
          <w:rPr>
            <w:rFonts w:ascii="宋体" w:hAnsi="宋体"/>
            <w:b/>
            <w:szCs w:val="21"/>
          </w:rPr>
          <w:pict w14:anchorId="4D2B2C01">
            <v:shape id="_x0000_i1051" type="#_x0000_t75" style="width:235.8pt;height:142.8pt">
              <v:imagedata r:id="rId34" o:title="wen1区A"/>
              <o:lock v:ext="edit" aspectratio="f"/>
            </v:shape>
          </w:pict>
        </w:r>
        <w:r w:rsidR="002C128D" w:rsidDel="00636BEE">
          <w:rPr>
            <w:rFonts w:ascii="宋体" w:hAnsi="宋体" w:hint="eastAsia"/>
            <w:b/>
            <w:szCs w:val="21"/>
          </w:rPr>
          <w:delText xml:space="preserve">  </w:delText>
        </w:r>
        <w:r>
          <w:rPr>
            <w:rFonts w:ascii="宋体" w:hAnsi="宋体"/>
            <w:b/>
            <w:szCs w:val="21"/>
          </w:rPr>
          <w:pict w14:anchorId="0C43FE01">
            <v:shape id="_x0000_i1052" type="#_x0000_t75" style="width:235.8pt;height:142.8pt">
              <v:imagedata r:id="rId35" o:title="wen1区H"/>
              <o:lock v:ext="edit" aspectratio="f"/>
            </v:shape>
          </w:pict>
        </w:r>
      </w:del>
    </w:p>
    <w:p w14:paraId="1C9AE017" w14:textId="1052B5A9" w:rsidR="002C128D" w:rsidRPr="00BB2B93" w:rsidDel="00636BEE" w:rsidRDefault="002C128D" w:rsidP="002C128D">
      <w:pPr>
        <w:snapToGrid w:val="0"/>
        <w:spacing w:beforeLines="50" w:before="156" w:line="360" w:lineRule="auto"/>
        <w:jc w:val="center"/>
        <w:rPr>
          <w:del w:id="597" w:author="li liangbin" w:date="2020-02-21T18:01:00Z"/>
          <w:rFonts w:ascii="宋体" w:hAnsi="宋体"/>
          <w:b/>
          <w:szCs w:val="21"/>
        </w:rPr>
      </w:pPr>
      <w:del w:id="598" w:author="li liangbin" w:date="2020-02-21T18:01:00Z">
        <w:r w:rsidDel="00636BEE">
          <w:rPr>
            <w:rFonts w:ascii="宋体" w:hAnsi="宋体" w:hint="eastAsia"/>
            <w:b/>
            <w:szCs w:val="21"/>
          </w:rPr>
          <w:delText>1区面积分布图                 1区高度分布图</w:delText>
        </w:r>
      </w:del>
    </w:p>
    <w:p w14:paraId="7C939D95" w14:textId="500FD774" w:rsidR="002C128D" w:rsidDel="00636BEE" w:rsidRDefault="002C128D" w:rsidP="002C128D">
      <w:pPr>
        <w:snapToGrid w:val="0"/>
        <w:spacing w:beforeLines="50" w:before="156" w:line="360" w:lineRule="auto"/>
        <w:jc w:val="left"/>
        <w:rPr>
          <w:del w:id="599" w:author="li liangbin" w:date="2020-02-21T18:01:00Z"/>
          <w:rFonts w:ascii="宋体" w:hAnsi="宋体"/>
          <w:b/>
          <w:szCs w:val="21"/>
        </w:rPr>
      </w:pPr>
    </w:p>
    <w:p w14:paraId="4611450E" w14:textId="0CB03183" w:rsidR="002C128D" w:rsidDel="00636BEE" w:rsidRDefault="005A6A10" w:rsidP="002C128D">
      <w:pPr>
        <w:snapToGrid w:val="0"/>
        <w:spacing w:beforeLines="50" w:before="156" w:line="360" w:lineRule="auto"/>
        <w:jc w:val="left"/>
        <w:rPr>
          <w:del w:id="600" w:author="li liangbin" w:date="2020-02-21T18:01:00Z"/>
          <w:rFonts w:ascii="宋体" w:hAnsi="宋体"/>
          <w:b/>
          <w:szCs w:val="21"/>
        </w:rPr>
      </w:pPr>
      <w:del w:id="601" w:author="li liangbin" w:date="2020-02-21T18:01:00Z">
        <w:r>
          <w:rPr>
            <w:rFonts w:ascii="宋体" w:hAnsi="宋体"/>
            <w:b/>
            <w:szCs w:val="21"/>
          </w:rPr>
          <w:pict w14:anchorId="27742576">
            <v:shape id="_x0000_i1053" type="#_x0000_t75" style="width:235.8pt;height:142.8pt">
              <v:imagedata r:id="rId36" o:title="wen2区A"/>
              <o:lock v:ext="edit" aspectratio="f"/>
            </v:shape>
          </w:pict>
        </w:r>
        <w:r w:rsidR="002C128D" w:rsidDel="00636BEE">
          <w:rPr>
            <w:rFonts w:ascii="宋体" w:hAnsi="宋体" w:hint="eastAsia"/>
            <w:b/>
            <w:szCs w:val="21"/>
          </w:rPr>
          <w:delText xml:space="preserve">  </w:delText>
        </w:r>
        <w:r>
          <w:rPr>
            <w:rFonts w:ascii="宋体" w:hAnsi="宋体"/>
            <w:b/>
            <w:szCs w:val="21"/>
          </w:rPr>
          <w:pict w14:anchorId="2DCDE314">
            <v:shape id="_x0000_i1054" type="#_x0000_t75" style="width:235.8pt;height:142.8pt">
              <v:imagedata r:id="rId37" o:title="wen2区H"/>
              <o:lock v:ext="edit" aspectratio="f"/>
            </v:shape>
          </w:pict>
        </w:r>
      </w:del>
    </w:p>
    <w:p w14:paraId="1F930188" w14:textId="1CF82374" w:rsidR="002C128D" w:rsidRPr="00BB2B93" w:rsidDel="00636BEE" w:rsidRDefault="002C128D" w:rsidP="002C128D">
      <w:pPr>
        <w:snapToGrid w:val="0"/>
        <w:spacing w:beforeLines="50" w:before="156" w:line="360" w:lineRule="auto"/>
        <w:jc w:val="center"/>
        <w:rPr>
          <w:del w:id="602" w:author="li liangbin" w:date="2020-02-21T18:01:00Z"/>
          <w:rFonts w:ascii="宋体" w:hAnsi="宋体"/>
          <w:b/>
          <w:szCs w:val="21"/>
        </w:rPr>
      </w:pPr>
      <w:del w:id="603" w:author="li liangbin" w:date="2020-02-21T18:01:00Z">
        <w:r w:rsidDel="00636BEE">
          <w:rPr>
            <w:rFonts w:ascii="宋体" w:hAnsi="宋体" w:hint="eastAsia"/>
            <w:b/>
            <w:szCs w:val="21"/>
          </w:rPr>
          <w:delText>2区面积分布图                 2区高度分布图</w:delText>
        </w:r>
      </w:del>
    </w:p>
    <w:p w14:paraId="65AE70E8" w14:textId="7674CF9C" w:rsidR="002C128D" w:rsidRPr="002C128D" w:rsidDel="00636BEE" w:rsidRDefault="002C128D" w:rsidP="002C128D">
      <w:pPr>
        <w:snapToGrid w:val="0"/>
        <w:spacing w:beforeLines="50" w:before="156" w:line="360" w:lineRule="auto"/>
        <w:jc w:val="left"/>
        <w:rPr>
          <w:del w:id="604" w:author="li liangbin" w:date="2020-02-21T18:01:00Z"/>
          <w:rFonts w:ascii="宋体" w:hAnsi="宋体"/>
          <w:b/>
          <w:szCs w:val="21"/>
        </w:rPr>
      </w:pPr>
    </w:p>
    <w:p w14:paraId="702E5E74" w14:textId="43FEE9FB" w:rsidR="002C128D" w:rsidDel="00636BEE" w:rsidRDefault="005A6A10" w:rsidP="002C128D">
      <w:pPr>
        <w:snapToGrid w:val="0"/>
        <w:spacing w:beforeLines="50" w:before="156" w:line="360" w:lineRule="auto"/>
        <w:jc w:val="left"/>
        <w:rPr>
          <w:del w:id="605" w:author="li liangbin" w:date="2020-02-21T18:01:00Z"/>
          <w:rFonts w:ascii="宋体" w:hAnsi="宋体"/>
          <w:b/>
          <w:szCs w:val="21"/>
        </w:rPr>
      </w:pPr>
      <w:del w:id="606" w:author="li liangbin" w:date="2020-02-21T18:01:00Z">
        <w:r>
          <w:rPr>
            <w:rFonts w:ascii="宋体" w:hAnsi="宋体"/>
            <w:b/>
            <w:szCs w:val="21"/>
          </w:rPr>
          <w:pict w14:anchorId="4E8D4D7B">
            <v:shape id="_x0000_i1055" type="#_x0000_t75" style="width:235.8pt;height:142.8pt">
              <v:imagedata r:id="rId38" o:title="wen3区A"/>
              <o:lock v:ext="edit" aspectratio="f"/>
            </v:shape>
          </w:pict>
        </w:r>
        <w:r w:rsidR="002C128D" w:rsidDel="00636BEE">
          <w:rPr>
            <w:rFonts w:ascii="宋体" w:hAnsi="宋体" w:hint="eastAsia"/>
            <w:b/>
            <w:szCs w:val="21"/>
          </w:rPr>
          <w:delText xml:space="preserve"> </w:delText>
        </w:r>
        <w:r w:rsidR="002C128D" w:rsidRPr="007978F3" w:rsidDel="00636BEE">
          <w:rPr>
            <w:rFonts w:ascii="宋体" w:hAnsi="宋体" w:hint="eastAsia"/>
            <w:b/>
            <w:szCs w:val="21"/>
          </w:rPr>
          <w:delText xml:space="preserve"> </w:delText>
        </w:r>
        <w:r>
          <w:rPr>
            <w:rFonts w:ascii="宋体" w:hAnsi="宋体"/>
            <w:b/>
            <w:szCs w:val="21"/>
          </w:rPr>
          <w:pict w14:anchorId="1DE25202">
            <v:shape id="_x0000_i1056" type="#_x0000_t75" style="width:235.8pt;height:142.8pt">
              <v:imagedata r:id="rId39" o:title="wen3区H"/>
              <o:lock v:ext="edit" aspectratio="f"/>
            </v:shape>
          </w:pict>
        </w:r>
      </w:del>
    </w:p>
    <w:p w14:paraId="3DEA70BE" w14:textId="73D1EF96" w:rsidR="002C128D" w:rsidRPr="00BB2B93" w:rsidDel="00636BEE" w:rsidRDefault="002C128D" w:rsidP="002C128D">
      <w:pPr>
        <w:snapToGrid w:val="0"/>
        <w:spacing w:beforeLines="50" w:before="156" w:line="360" w:lineRule="auto"/>
        <w:jc w:val="center"/>
        <w:rPr>
          <w:del w:id="607" w:author="li liangbin" w:date="2020-02-21T18:01:00Z"/>
          <w:rFonts w:ascii="宋体" w:hAnsi="宋体"/>
          <w:b/>
          <w:szCs w:val="21"/>
        </w:rPr>
      </w:pPr>
      <w:del w:id="608" w:author="li liangbin" w:date="2020-02-21T18:01:00Z">
        <w:r w:rsidDel="00636BEE">
          <w:rPr>
            <w:rFonts w:ascii="宋体" w:hAnsi="宋体" w:hint="eastAsia"/>
            <w:b/>
            <w:szCs w:val="21"/>
          </w:rPr>
          <w:delText>3区面积分布图                 3区高度分布图</w:delText>
        </w:r>
      </w:del>
    </w:p>
    <w:p w14:paraId="65F3F260" w14:textId="57E136D7" w:rsidR="002C128D" w:rsidRPr="002C128D" w:rsidDel="00636BEE" w:rsidRDefault="002C128D" w:rsidP="002C128D">
      <w:pPr>
        <w:snapToGrid w:val="0"/>
        <w:spacing w:line="360" w:lineRule="auto"/>
        <w:ind w:firstLineChars="50" w:firstLine="120"/>
        <w:jc w:val="center"/>
        <w:rPr>
          <w:del w:id="609" w:author="li liangbin" w:date="2020-02-21T18:01:00Z"/>
          <w:sz w:val="24"/>
          <w:szCs w:val="28"/>
        </w:rPr>
      </w:pPr>
    </w:p>
    <w:p w14:paraId="5AA64668" w14:textId="56F466D9" w:rsidR="002C128D" w:rsidDel="00636BEE" w:rsidRDefault="005A6A10" w:rsidP="002C128D">
      <w:pPr>
        <w:snapToGrid w:val="0"/>
        <w:spacing w:beforeLines="50" w:before="156" w:line="360" w:lineRule="auto"/>
        <w:jc w:val="left"/>
        <w:rPr>
          <w:del w:id="610" w:author="li liangbin" w:date="2020-02-21T18:01:00Z"/>
          <w:rFonts w:ascii="宋体" w:hAnsi="宋体"/>
          <w:b/>
          <w:szCs w:val="21"/>
        </w:rPr>
      </w:pPr>
      <w:del w:id="611" w:author="li liangbin" w:date="2020-02-21T18:01:00Z">
        <w:r>
          <w:rPr>
            <w:rFonts w:ascii="宋体" w:hAnsi="宋体"/>
            <w:b/>
            <w:szCs w:val="21"/>
          </w:rPr>
          <w:pict w14:anchorId="0E70E6E7">
            <v:shape id="_x0000_i1057" type="#_x0000_t75" style="width:235.8pt;height:142.8pt">
              <v:imagedata r:id="rId40" o:title="wen4区A"/>
              <o:lock v:ext="edit" aspectratio="f"/>
            </v:shape>
          </w:pict>
        </w:r>
        <w:r w:rsidR="002C128D" w:rsidDel="00636BEE">
          <w:rPr>
            <w:rFonts w:ascii="宋体" w:hAnsi="宋体" w:hint="eastAsia"/>
            <w:b/>
            <w:szCs w:val="21"/>
          </w:rPr>
          <w:delText xml:space="preserve"> </w:delText>
        </w:r>
        <w:r w:rsidR="002C128D" w:rsidRPr="007978F3" w:rsidDel="00636BEE">
          <w:rPr>
            <w:rFonts w:ascii="宋体" w:hAnsi="宋体" w:hint="eastAsia"/>
            <w:b/>
            <w:szCs w:val="21"/>
          </w:rPr>
          <w:delText xml:space="preserve"> </w:delText>
        </w:r>
        <w:r>
          <w:rPr>
            <w:rFonts w:ascii="宋体" w:hAnsi="宋体"/>
            <w:b/>
            <w:szCs w:val="21"/>
          </w:rPr>
          <w:pict w14:anchorId="1C56ED08">
            <v:shape id="_x0000_i1058" type="#_x0000_t75" style="width:235.8pt;height:142.8pt">
              <v:imagedata r:id="rId41" o:title="wen4区H"/>
              <o:lock v:ext="edit" aspectratio="f"/>
            </v:shape>
          </w:pict>
        </w:r>
      </w:del>
    </w:p>
    <w:p w14:paraId="37E7F573" w14:textId="3C6C70CF" w:rsidR="002C128D" w:rsidRPr="00BB2B93" w:rsidDel="00636BEE" w:rsidRDefault="002C128D" w:rsidP="002C128D">
      <w:pPr>
        <w:snapToGrid w:val="0"/>
        <w:spacing w:beforeLines="50" w:before="156" w:line="360" w:lineRule="auto"/>
        <w:jc w:val="center"/>
        <w:rPr>
          <w:del w:id="612" w:author="li liangbin" w:date="2020-02-21T18:01:00Z"/>
          <w:rFonts w:ascii="宋体" w:hAnsi="宋体" w:hint="eastAsia"/>
          <w:b/>
          <w:szCs w:val="21"/>
        </w:rPr>
      </w:pPr>
      <w:del w:id="613" w:author="li liangbin" w:date="2020-02-21T18:01:00Z">
        <w:r w:rsidDel="00636BEE">
          <w:rPr>
            <w:rFonts w:ascii="宋体" w:hAnsi="宋体" w:hint="eastAsia"/>
            <w:b/>
            <w:szCs w:val="21"/>
          </w:rPr>
          <w:delText>4区面积分布图                 4区高度分布图</w:delText>
        </w:r>
      </w:del>
    </w:p>
    <w:p w14:paraId="58C0054F" w14:textId="27308FDD" w:rsidR="002C128D" w:rsidRPr="002C128D" w:rsidDel="00636BEE" w:rsidRDefault="002C128D" w:rsidP="002C128D">
      <w:pPr>
        <w:snapToGrid w:val="0"/>
        <w:spacing w:line="360" w:lineRule="auto"/>
        <w:ind w:firstLineChars="50" w:firstLine="120"/>
        <w:jc w:val="center"/>
        <w:rPr>
          <w:del w:id="614" w:author="li liangbin" w:date="2020-02-21T18:01:00Z"/>
          <w:rFonts w:hint="eastAsia"/>
          <w:sz w:val="24"/>
          <w:szCs w:val="28"/>
        </w:rPr>
      </w:pPr>
    </w:p>
    <w:p w14:paraId="59987AF1" w14:textId="77777777" w:rsidR="002C128D" w:rsidRPr="002C128D" w:rsidRDefault="002C128D" w:rsidP="005A6A10">
      <w:pPr>
        <w:snapToGrid w:val="0"/>
        <w:spacing w:line="360" w:lineRule="auto"/>
        <w:rPr>
          <w:rFonts w:hint="eastAsia"/>
          <w:sz w:val="24"/>
          <w:szCs w:val="28"/>
        </w:rPr>
        <w:pPrChange w:id="615" w:author="li liangbin" w:date="2020-03-30T16:49:00Z">
          <w:pPr>
            <w:snapToGrid w:val="0"/>
            <w:spacing w:line="360" w:lineRule="auto"/>
            <w:ind w:firstLineChars="50" w:firstLine="120"/>
            <w:jc w:val="center"/>
          </w:pPr>
        </w:pPrChange>
      </w:pPr>
    </w:p>
    <w:sectPr w:rsidR="002C128D" w:rsidRPr="002C128D" w:rsidSect="00FD1C64">
      <w:headerReference w:type="default" r:id="rId42"/>
      <w:footerReference w:type="even" r:id="rId43"/>
      <w:footerReference w:type="default" r:id="rId44"/>
      <w:pgSz w:w="11906" w:h="16838" w:code="9"/>
      <w:pgMar w:top="1440" w:right="1080" w:bottom="1440" w:left="108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ABB5031" w14:textId="77777777" w:rsidR="00BA60A2" w:rsidRDefault="00BA60A2">
      <w:r>
        <w:separator/>
      </w:r>
    </w:p>
  </w:endnote>
  <w:endnote w:type="continuationSeparator" w:id="0">
    <w:p w14:paraId="4B2D3C5B" w14:textId="77777777" w:rsidR="00BA60A2" w:rsidRDefault="00BA60A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DejaVu Sans Mono">
    <w:panose1 w:val="020B0609030804020204"/>
    <w:charset w:val="00"/>
    <w:family w:val="modern"/>
    <w:pitch w:val="fixed"/>
    <w:sig w:usb0="E60026FF" w:usb1="D200F9FB" w:usb2="02000028" w:usb3="00000000" w:csb0="000001D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F7B5BD9" w14:textId="77777777" w:rsidR="00636BEE" w:rsidRDefault="00636BEE" w:rsidP="00E077B7">
    <w:pPr>
      <w:pStyle w:val="a4"/>
      <w:framePr w:wrap="around" w:vAnchor="text" w:hAnchor="margin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end"/>
    </w:r>
  </w:p>
  <w:p w14:paraId="2A7F59E4" w14:textId="77777777" w:rsidR="00636BEE" w:rsidRDefault="00636BEE" w:rsidP="00E077B7">
    <w:pPr>
      <w:pStyle w:val="a4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E9071C9" w14:textId="584A073F" w:rsidR="00636BEE" w:rsidRDefault="00636BEE" w:rsidP="006873C2">
    <w:pPr>
      <w:pStyle w:val="a4"/>
      <w:framePr w:wrap="around" w:vAnchor="text" w:hAnchor="page" w:x="6155" w:y="210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separate"/>
    </w:r>
    <w:r w:rsidR="005A6A10">
      <w:rPr>
        <w:rStyle w:val="a7"/>
        <w:noProof/>
      </w:rPr>
      <w:t>4</w:t>
    </w:r>
    <w:r>
      <w:rPr>
        <w:rStyle w:val="a7"/>
      </w:rPr>
      <w:fldChar w:fldCharType="end"/>
    </w:r>
  </w:p>
  <w:p w14:paraId="466A0A81" w14:textId="18048D3E" w:rsidR="00636BEE" w:rsidRDefault="00636BEE" w:rsidP="00E077B7">
    <w:pPr>
      <w:pStyle w:val="a4"/>
      <w:ind w:firstLine="360"/>
      <w:jc w:val="center"/>
    </w:pPr>
    <w:del w:id="616" w:author="li liangbin" w:date="2020-03-30T16:47:00Z">
      <w:r w:rsidDel="005A6A10">
        <w:rPr>
          <w:rFonts w:hint="eastAsia"/>
        </w:rPr>
        <w:delText>可视平板数字化处理与分析系统</w:delText>
      </w:r>
      <w:r w:rsidDel="005A6A10">
        <w:rPr>
          <w:rFonts w:hint="eastAsia"/>
        </w:rPr>
        <w:delText xml:space="preserve">2015  </w:delText>
      </w:r>
      <w:r w:rsidDel="005A6A10">
        <w:rPr>
          <w:rFonts w:hint="eastAsia"/>
        </w:rPr>
        <w:delText>技术支持</w:delText>
      </w:r>
      <w:r w:rsidDel="005A6A10">
        <w:rPr>
          <w:rFonts w:hint="eastAsia"/>
        </w:rPr>
        <w:delText>:www.fracid.n</w:delText>
      </w:r>
    </w:del>
    <w:del w:id="617" w:author="li liangbin" w:date="2020-03-30T16:48:00Z">
      <w:r w:rsidDel="005A6A10">
        <w:rPr>
          <w:rFonts w:hint="eastAsia"/>
        </w:rPr>
        <w:delText>et</w:delText>
      </w:r>
    </w:del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F9C3FEA" w14:textId="77777777" w:rsidR="00BA60A2" w:rsidRDefault="00BA60A2">
      <w:r>
        <w:separator/>
      </w:r>
    </w:p>
  </w:footnote>
  <w:footnote w:type="continuationSeparator" w:id="0">
    <w:p w14:paraId="28928C33" w14:textId="77777777" w:rsidR="00BA60A2" w:rsidRDefault="00BA60A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02896E3" w14:textId="77777777" w:rsidR="00636BEE" w:rsidRPr="006F0B2C" w:rsidRDefault="00636BEE" w:rsidP="00F10E73">
    <w:pPr>
      <w:pStyle w:val="a3"/>
      <w:rPr>
        <w:rFonts w:ascii="宋体" w:hAnsi="宋体"/>
        <w:sz w:val="21"/>
        <w:szCs w:val="21"/>
      </w:rPr>
    </w:pPr>
    <w:r w:rsidRPr="006F0B2C">
      <w:rPr>
        <w:rFonts w:ascii="宋体" w:hAnsi="宋体" w:hint="eastAsia"/>
        <w:bCs/>
        <w:sz w:val="21"/>
        <w:szCs w:val="21"/>
      </w:rPr>
      <w:t>支撑剂沉降运移规律测试报告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1442104"/>
    <w:multiLevelType w:val="multilevel"/>
    <w:tmpl w:val="C100B2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li liangbin">
    <w15:presenceInfo w15:providerId="Windows Live" w15:userId="cef72057e05ac289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trackRevisions/>
  <w:doNotTrackMoves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2B4464"/>
    <w:rsid w:val="00003C70"/>
    <w:rsid w:val="00005DAE"/>
    <w:rsid w:val="000071BC"/>
    <w:rsid w:val="000117F1"/>
    <w:rsid w:val="00015368"/>
    <w:rsid w:val="000175D7"/>
    <w:rsid w:val="000201E2"/>
    <w:rsid w:val="00023B95"/>
    <w:rsid w:val="000246CC"/>
    <w:rsid w:val="00026471"/>
    <w:rsid w:val="0003163C"/>
    <w:rsid w:val="0003218E"/>
    <w:rsid w:val="0003227C"/>
    <w:rsid w:val="00036A1D"/>
    <w:rsid w:val="0003713E"/>
    <w:rsid w:val="00037532"/>
    <w:rsid w:val="00042613"/>
    <w:rsid w:val="00044785"/>
    <w:rsid w:val="00044C77"/>
    <w:rsid w:val="00044CFF"/>
    <w:rsid w:val="000459DD"/>
    <w:rsid w:val="000525B7"/>
    <w:rsid w:val="0005473F"/>
    <w:rsid w:val="00056457"/>
    <w:rsid w:val="000604A2"/>
    <w:rsid w:val="00060840"/>
    <w:rsid w:val="00063AC1"/>
    <w:rsid w:val="00064F16"/>
    <w:rsid w:val="000658CA"/>
    <w:rsid w:val="00067F7A"/>
    <w:rsid w:val="00077173"/>
    <w:rsid w:val="00077C75"/>
    <w:rsid w:val="00085F48"/>
    <w:rsid w:val="000865E5"/>
    <w:rsid w:val="00090A2A"/>
    <w:rsid w:val="00091C44"/>
    <w:rsid w:val="00092D13"/>
    <w:rsid w:val="00093346"/>
    <w:rsid w:val="00096500"/>
    <w:rsid w:val="000B3BBE"/>
    <w:rsid w:val="000B4128"/>
    <w:rsid w:val="000C486D"/>
    <w:rsid w:val="000C627B"/>
    <w:rsid w:val="000C79D5"/>
    <w:rsid w:val="000D23AC"/>
    <w:rsid w:val="000D2D20"/>
    <w:rsid w:val="000F1B17"/>
    <w:rsid w:val="000F3856"/>
    <w:rsid w:val="00100241"/>
    <w:rsid w:val="00100865"/>
    <w:rsid w:val="00103847"/>
    <w:rsid w:val="00105A26"/>
    <w:rsid w:val="00110871"/>
    <w:rsid w:val="001171CB"/>
    <w:rsid w:val="00120A4E"/>
    <w:rsid w:val="00132E27"/>
    <w:rsid w:val="00137AA4"/>
    <w:rsid w:val="001424A6"/>
    <w:rsid w:val="001433D6"/>
    <w:rsid w:val="001472B7"/>
    <w:rsid w:val="00156DB5"/>
    <w:rsid w:val="0016193C"/>
    <w:rsid w:val="00161DF3"/>
    <w:rsid w:val="0016782E"/>
    <w:rsid w:val="0017241F"/>
    <w:rsid w:val="00173B56"/>
    <w:rsid w:val="0018176B"/>
    <w:rsid w:val="00181BF0"/>
    <w:rsid w:val="001855FD"/>
    <w:rsid w:val="00192581"/>
    <w:rsid w:val="001A0F5B"/>
    <w:rsid w:val="001A11FF"/>
    <w:rsid w:val="001A2276"/>
    <w:rsid w:val="001A7710"/>
    <w:rsid w:val="001B68B5"/>
    <w:rsid w:val="001B7856"/>
    <w:rsid w:val="001B7EE5"/>
    <w:rsid w:val="001C2C08"/>
    <w:rsid w:val="001C3A47"/>
    <w:rsid w:val="001C6975"/>
    <w:rsid w:val="001C715B"/>
    <w:rsid w:val="001D08E7"/>
    <w:rsid w:val="001D0B8F"/>
    <w:rsid w:val="001D42A5"/>
    <w:rsid w:val="001D7E7E"/>
    <w:rsid w:val="001E09C8"/>
    <w:rsid w:val="001F5F4D"/>
    <w:rsid w:val="001F7DA2"/>
    <w:rsid w:val="00202CDD"/>
    <w:rsid w:val="00205C8B"/>
    <w:rsid w:val="00210DA4"/>
    <w:rsid w:val="00220C85"/>
    <w:rsid w:val="00224B27"/>
    <w:rsid w:val="00225DDE"/>
    <w:rsid w:val="002266DC"/>
    <w:rsid w:val="00234860"/>
    <w:rsid w:val="002358E1"/>
    <w:rsid w:val="00237B5D"/>
    <w:rsid w:val="00240F0D"/>
    <w:rsid w:val="00242859"/>
    <w:rsid w:val="002569B1"/>
    <w:rsid w:val="002626C7"/>
    <w:rsid w:val="0026288F"/>
    <w:rsid w:val="00264B13"/>
    <w:rsid w:val="0026695B"/>
    <w:rsid w:val="002706F4"/>
    <w:rsid w:val="0027602A"/>
    <w:rsid w:val="00277187"/>
    <w:rsid w:val="00280AC6"/>
    <w:rsid w:val="00285FE6"/>
    <w:rsid w:val="00287174"/>
    <w:rsid w:val="002928FE"/>
    <w:rsid w:val="00295F53"/>
    <w:rsid w:val="002A07D4"/>
    <w:rsid w:val="002B053A"/>
    <w:rsid w:val="002B4464"/>
    <w:rsid w:val="002C128D"/>
    <w:rsid w:val="002C38C2"/>
    <w:rsid w:val="002C553B"/>
    <w:rsid w:val="002D0CD5"/>
    <w:rsid w:val="002D1DFF"/>
    <w:rsid w:val="002D34BD"/>
    <w:rsid w:val="002D3569"/>
    <w:rsid w:val="002E0876"/>
    <w:rsid w:val="002E5D8A"/>
    <w:rsid w:val="002F2562"/>
    <w:rsid w:val="00300B3C"/>
    <w:rsid w:val="0030107D"/>
    <w:rsid w:val="00304E77"/>
    <w:rsid w:val="003114FD"/>
    <w:rsid w:val="003166C1"/>
    <w:rsid w:val="0032367F"/>
    <w:rsid w:val="00333015"/>
    <w:rsid w:val="003437E8"/>
    <w:rsid w:val="003455B9"/>
    <w:rsid w:val="00347069"/>
    <w:rsid w:val="0035465C"/>
    <w:rsid w:val="003610E3"/>
    <w:rsid w:val="00366FBD"/>
    <w:rsid w:val="00372A5E"/>
    <w:rsid w:val="00376673"/>
    <w:rsid w:val="00380736"/>
    <w:rsid w:val="003828F8"/>
    <w:rsid w:val="003830ED"/>
    <w:rsid w:val="00383626"/>
    <w:rsid w:val="00385D60"/>
    <w:rsid w:val="00390CC1"/>
    <w:rsid w:val="00391C82"/>
    <w:rsid w:val="00391F92"/>
    <w:rsid w:val="003924C6"/>
    <w:rsid w:val="00393B4D"/>
    <w:rsid w:val="00394FFC"/>
    <w:rsid w:val="003971B6"/>
    <w:rsid w:val="003A1231"/>
    <w:rsid w:val="003A39DB"/>
    <w:rsid w:val="003A7A59"/>
    <w:rsid w:val="003A7BC7"/>
    <w:rsid w:val="003B0EE4"/>
    <w:rsid w:val="003B3F1B"/>
    <w:rsid w:val="003B62DF"/>
    <w:rsid w:val="003C0BE5"/>
    <w:rsid w:val="003C0D79"/>
    <w:rsid w:val="003C785E"/>
    <w:rsid w:val="003D29F0"/>
    <w:rsid w:val="003D2A25"/>
    <w:rsid w:val="003D32AD"/>
    <w:rsid w:val="003D6719"/>
    <w:rsid w:val="003E027B"/>
    <w:rsid w:val="003E0A44"/>
    <w:rsid w:val="003E1265"/>
    <w:rsid w:val="003E3DC2"/>
    <w:rsid w:val="003E424B"/>
    <w:rsid w:val="003E583A"/>
    <w:rsid w:val="003E5DD5"/>
    <w:rsid w:val="003E6A72"/>
    <w:rsid w:val="003E7AAF"/>
    <w:rsid w:val="003F0D0B"/>
    <w:rsid w:val="003F3889"/>
    <w:rsid w:val="003F5ED5"/>
    <w:rsid w:val="003F68F6"/>
    <w:rsid w:val="003F74D3"/>
    <w:rsid w:val="00411E37"/>
    <w:rsid w:val="0041474D"/>
    <w:rsid w:val="0041587B"/>
    <w:rsid w:val="00415FF8"/>
    <w:rsid w:val="004160DC"/>
    <w:rsid w:val="00420096"/>
    <w:rsid w:val="0043176A"/>
    <w:rsid w:val="00434978"/>
    <w:rsid w:val="00446F52"/>
    <w:rsid w:val="00450CBC"/>
    <w:rsid w:val="004539F1"/>
    <w:rsid w:val="0046195C"/>
    <w:rsid w:val="00464C95"/>
    <w:rsid w:val="00467126"/>
    <w:rsid w:val="00471257"/>
    <w:rsid w:val="00473D45"/>
    <w:rsid w:val="004766F4"/>
    <w:rsid w:val="004853A9"/>
    <w:rsid w:val="0049381C"/>
    <w:rsid w:val="004A507F"/>
    <w:rsid w:val="004B3799"/>
    <w:rsid w:val="004B3A7D"/>
    <w:rsid w:val="004B4532"/>
    <w:rsid w:val="004B4786"/>
    <w:rsid w:val="004B72F9"/>
    <w:rsid w:val="004B7930"/>
    <w:rsid w:val="004C43D9"/>
    <w:rsid w:val="004C5BCE"/>
    <w:rsid w:val="004D434B"/>
    <w:rsid w:val="004E0DCC"/>
    <w:rsid w:val="004E37F7"/>
    <w:rsid w:val="004E55C2"/>
    <w:rsid w:val="004F41C2"/>
    <w:rsid w:val="004F4C50"/>
    <w:rsid w:val="005037D3"/>
    <w:rsid w:val="00504D22"/>
    <w:rsid w:val="00506018"/>
    <w:rsid w:val="00506904"/>
    <w:rsid w:val="0050692F"/>
    <w:rsid w:val="00510532"/>
    <w:rsid w:val="0051240B"/>
    <w:rsid w:val="00512B1C"/>
    <w:rsid w:val="005204B4"/>
    <w:rsid w:val="00521B96"/>
    <w:rsid w:val="00521C47"/>
    <w:rsid w:val="00524266"/>
    <w:rsid w:val="00525F6C"/>
    <w:rsid w:val="005261F4"/>
    <w:rsid w:val="00526532"/>
    <w:rsid w:val="005318C7"/>
    <w:rsid w:val="00543A23"/>
    <w:rsid w:val="005557CA"/>
    <w:rsid w:val="005572FC"/>
    <w:rsid w:val="005612C9"/>
    <w:rsid w:val="00562E90"/>
    <w:rsid w:val="00562FDD"/>
    <w:rsid w:val="00564BD3"/>
    <w:rsid w:val="00566F84"/>
    <w:rsid w:val="00574320"/>
    <w:rsid w:val="00575C98"/>
    <w:rsid w:val="00580D6F"/>
    <w:rsid w:val="00583B6B"/>
    <w:rsid w:val="0058469E"/>
    <w:rsid w:val="00585D35"/>
    <w:rsid w:val="005926E7"/>
    <w:rsid w:val="005939B1"/>
    <w:rsid w:val="00594A5C"/>
    <w:rsid w:val="00594DF4"/>
    <w:rsid w:val="005963CD"/>
    <w:rsid w:val="005A22AE"/>
    <w:rsid w:val="005A5869"/>
    <w:rsid w:val="005A6A10"/>
    <w:rsid w:val="005B0D1E"/>
    <w:rsid w:val="005B2307"/>
    <w:rsid w:val="005B5793"/>
    <w:rsid w:val="005B5D71"/>
    <w:rsid w:val="005C09AF"/>
    <w:rsid w:val="005C3162"/>
    <w:rsid w:val="005C5FC0"/>
    <w:rsid w:val="005C6E36"/>
    <w:rsid w:val="005D3B99"/>
    <w:rsid w:val="005D513C"/>
    <w:rsid w:val="005E1013"/>
    <w:rsid w:val="005E2FAE"/>
    <w:rsid w:val="005E5E4D"/>
    <w:rsid w:val="005F073D"/>
    <w:rsid w:val="005F249C"/>
    <w:rsid w:val="005F3800"/>
    <w:rsid w:val="005F6246"/>
    <w:rsid w:val="005F66DF"/>
    <w:rsid w:val="00601AEE"/>
    <w:rsid w:val="00601B45"/>
    <w:rsid w:val="00601EB9"/>
    <w:rsid w:val="00602DE4"/>
    <w:rsid w:val="00623205"/>
    <w:rsid w:val="006304CD"/>
    <w:rsid w:val="00632C7F"/>
    <w:rsid w:val="00632DB8"/>
    <w:rsid w:val="006352DF"/>
    <w:rsid w:val="00636BEE"/>
    <w:rsid w:val="00637CC8"/>
    <w:rsid w:val="00640A7C"/>
    <w:rsid w:val="00641E1C"/>
    <w:rsid w:val="00642C7C"/>
    <w:rsid w:val="006469FE"/>
    <w:rsid w:val="00650CA3"/>
    <w:rsid w:val="006529BB"/>
    <w:rsid w:val="00653584"/>
    <w:rsid w:val="00654BFF"/>
    <w:rsid w:val="006569B2"/>
    <w:rsid w:val="00657823"/>
    <w:rsid w:val="00663272"/>
    <w:rsid w:val="00663A8B"/>
    <w:rsid w:val="006642C1"/>
    <w:rsid w:val="00670FB8"/>
    <w:rsid w:val="006737B5"/>
    <w:rsid w:val="00673DEE"/>
    <w:rsid w:val="006801D2"/>
    <w:rsid w:val="00684269"/>
    <w:rsid w:val="006857AF"/>
    <w:rsid w:val="006873C2"/>
    <w:rsid w:val="00693F7F"/>
    <w:rsid w:val="00697589"/>
    <w:rsid w:val="006A2CC5"/>
    <w:rsid w:val="006A42A5"/>
    <w:rsid w:val="006A46F9"/>
    <w:rsid w:val="006A791B"/>
    <w:rsid w:val="006B2689"/>
    <w:rsid w:val="006B2C3C"/>
    <w:rsid w:val="006B658F"/>
    <w:rsid w:val="006B6CA1"/>
    <w:rsid w:val="006C1285"/>
    <w:rsid w:val="006C1520"/>
    <w:rsid w:val="006C417E"/>
    <w:rsid w:val="006C748F"/>
    <w:rsid w:val="006D4B0B"/>
    <w:rsid w:val="006D5191"/>
    <w:rsid w:val="006D64AB"/>
    <w:rsid w:val="006E2CD8"/>
    <w:rsid w:val="006E4A2F"/>
    <w:rsid w:val="006E62DD"/>
    <w:rsid w:val="006E6920"/>
    <w:rsid w:val="006F0B2C"/>
    <w:rsid w:val="006F298F"/>
    <w:rsid w:val="00700B8D"/>
    <w:rsid w:val="00711B78"/>
    <w:rsid w:val="00715687"/>
    <w:rsid w:val="00735354"/>
    <w:rsid w:val="007354EC"/>
    <w:rsid w:val="00736227"/>
    <w:rsid w:val="00741DD0"/>
    <w:rsid w:val="00745DF4"/>
    <w:rsid w:val="007475DF"/>
    <w:rsid w:val="00750886"/>
    <w:rsid w:val="00750A8B"/>
    <w:rsid w:val="007519C1"/>
    <w:rsid w:val="00751B6C"/>
    <w:rsid w:val="00753435"/>
    <w:rsid w:val="0075649E"/>
    <w:rsid w:val="007573BD"/>
    <w:rsid w:val="00762C33"/>
    <w:rsid w:val="00770779"/>
    <w:rsid w:val="007708D3"/>
    <w:rsid w:val="00770C7B"/>
    <w:rsid w:val="00775C34"/>
    <w:rsid w:val="00775D7F"/>
    <w:rsid w:val="0077629E"/>
    <w:rsid w:val="00781628"/>
    <w:rsid w:val="00782FD6"/>
    <w:rsid w:val="00783816"/>
    <w:rsid w:val="00783D05"/>
    <w:rsid w:val="00796AF1"/>
    <w:rsid w:val="007978F3"/>
    <w:rsid w:val="007A259E"/>
    <w:rsid w:val="007A3AA0"/>
    <w:rsid w:val="007A4972"/>
    <w:rsid w:val="007A6112"/>
    <w:rsid w:val="007A6A81"/>
    <w:rsid w:val="007B12DA"/>
    <w:rsid w:val="007B14CB"/>
    <w:rsid w:val="007B1810"/>
    <w:rsid w:val="007B29BF"/>
    <w:rsid w:val="007B36CE"/>
    <w:rsid w:val="007B485F"/>
    <w:rsid w:val="007B535A"/>
    <w:rsid w:val="007B7356"/>
    <w:rsid w:val="007C2158"/>
    <w:rsid w:val="007C7B66"/>
    <w:rsid w:val="007D2108"/>
    <w:rsid w:val="007D265A"/>
    <w:rsid w:val="007D6D72"/>
    <w:rsid w:val="007D6F12"/>
    <w:rsid w:val="007E082F"/>
    <w:rsid w:val="007E0B21"/>
    <w:rsid w:val="007F1FF5"/>
    <w:rsid w:val="007F4EE6"/>
    <w:rsid w:val="007F7DF6"/>
    <w:rsid w:val="00800DA7"/>
    <w:rsid w:val="00810081"/>
    <w:rsid w:val="00812103"/>
    <w:rsid w:val="00812486"/>
    <w:rsid w:val="0082624B"/>
    <w:rsid w:val="008301F8"/>
    <w:rsid w:val="00830664"/>
    <w:rsid w:val="00833222"/>
    <w:rsid w:val="008350E3"/>
    <w:rsid w:val="008442A7"/>
    <w:rsid w:val="008522B1"/>
    <w:rsid w:val="008524EA"/>
    <w:rsid w:val="008558FD"/>
    <w:rsid w:val="00862FB3"/>
    <w:rsid w:val="0086347E"/>
    <w:rsid w:val="00863D9A"/>
    <w:rsid w:val="00865167"/>
    <w:rsid w:val="008662D0"/>
    <w:rsid w:val="00873536"/>
    <w:rsid w:val="0087483E"/>
    <w:rsid w:val="00876216"/>
    <w:rsid w:val="00876B2A"/>
    <w:rsid w:val="00877C1E"/>
    <w:rsid w:val="00882446"/>
    <w:rsid w:val="00884EB8"/>
    <w:rsid w:val="00893188"/>
    <w:rsid w:val="00894A52"/>
    <w:rsid w:val="00897513"/>
    <w:rsid w:val="008A4B87"/>
    <w:rsid w:val="008A63CE"/>
    <w:rsid w:val="008A6CEC"/>
    <w:rsid w:val="008A6D93"/>
    <w:rsid w:val="008A6FE0"/>
    <w:rsid w:val="008B2BFB"/>
    <w:rsid w:val="008B45C9"/>
    <w:rsid w:val="008D482D"/>
    <w:rsid w:val="008D6C68"/>
    <w:rsid w:val="008F1896"/>
    <w:rsid w:val="008F1B3C"/>
    <w:rsid w:val="008F429F"/>
    <w:rsid w:val="008F6B23"/>
    <w:rsid w:val="009010E6"/>
    <w:rsid w:val="00906F83"/>
    <w:rsid w:val="009132E2"/>
    <w:rsid w:val="009140F7"/>
    <w:rsid w:val="0092123A"/>
    <w:rsid w:val="00921264"/>
    <w:rsid w:val="0092353D"/>
    <w:rsid w:val="00925A59"/>
    <w:rsid w:val="00926049"/>
    <w:rsid w:val="00930B61"/>
    <w:rsid w:val="00932DC3"/>
    <w:rsid w:val="00941C05"/>
    <w:rsid w:val="009441E0"/>
    <w:rsid w:val="00945949"/>
    <w:rsid w:val="009459B9"/>
    <w:rsid w:val="00947288"/>
    <w:rsid w:val="00947C74"/>
    <w:rsid w:val="00956608"/>
    <w:rsid w:val="00956A2D"/>
    <w:rsid w:val="0096247D"/>
    <w:rsid w:val="00965E80"/>
    <w:rsid w:val="00967098"/>
    <w:rsid w:val="00981986"/>
    <w:rsid w:val="0098347E"/>
    <w:rsid w:val="00983ADD"/>
    <w:rsid w:val="0098564B"/>
    <w:rsid w:val="009902A1"/>
    <w:rsid w:val="0099095A"/>
    <w:rsid w:val="009A50FF"/>
    <w:rsid w:val="009B0EB8"/>
    <w:rsid w:val="009B1433"/>
    <w:rsid w:val="009B22BD"/>
    <w:rsid w:val="009C50F9"/>
    <w:rsid w:val="009D2014"/>
    <w:rsid w:val="009D25F2"/>
    <w:rsid w:val="009D5914"/>
    <w:rsid w:val="009D7762"/>
    <w:rsid w:val="009E10B9"/>
    <w:rsid w:val="009F0F11"/>
    <w:rsid w:val="00A003EF"/>
    <w:rsid w:val="00A00B2D"/>
    <w:rsid w:val="00A04346"/>
    <w:rsid w:val="00A057E2"/>
    <w:rsid w:val="00A05CAE"/>
    <w:rsid w:val="00A10043"/>
    <w:rsid w:val="00A11A15"/>
    <w:rsid w:val="00A150B3"/>
    <w:rsid w:val="00A30731"/>
    <w:rsid w:val="00A3568C"/>
    <w:rsid w:val="00A41F6D"/>
    <w:rsid w:val="00A45957"/>
    <w:rsid w:val="00A47F29"/>
    <w:rsid w:val="00A514F5"/>
    <w:rsid w:val="00A57AFE"/>
    <w:rsid w:val="00A6384A"/>
    <w:rsid w:val="00A6436D"/>
    <w:rsid w:val="00A6595D"/>
    <w:rsid w:val="00A73F82"/>
    <w:rsid w:val="00A74100"/>
    <w:rsid w:val="00A809F3"/>
    <w:rsid w:val="00A81777"/>
    <w:rsid w:val="00A83BCF"/>
    <w:rsid w:val="00A93FBF"/>
    <w:rsid w:val="00AA3711"/>
    <w:rsid w:val="00AA71FF"/>
    <w:rsid w:val="00AB05CA"/>
    <w:rsid w:val="00AB2DFE"/>
    <w:rsid w:val="00AB31AA"/>
    <w:rsid w:val="00AB5EE3"/>
    <w:rsid w:val="00AB6DC4"/>
    <w:rsid w:val="00AB74C9"/>
    <w:rsid w:val="00AC1CFE"/>
    <w:rsid w:val="00AC2E73"/>
    <w:rsid w:val="00AC3E11"/>
    <w:rsid w:val="00AC417A"/>
    <w:rsid w:val="00AD10E2"/>
    <w:rsid w:val="00AE6A32"/>
    <w:rsid w:val="00B024EA"/>
    <w:rsid w:val="00B07792"/>
    <w:rsid w:val="00B108BD"/>
    <w:rsid w:val="00B25C7A"/>
    <w:rsid w:val="00B279D9"/>
    <w:rsid w:val="00B30286"/>
    <w:rsid w:val="00B3424F"/>
    <w:rsid w:val="00B361A6"/>
    <w:rsid w:val="00B37186"/>
    <w:rsid w:val="00B445C6"/>
    <w:rsid w:val="00B4774E"/>
    <w:rsid w:val="00B5210E"/>
    <w:rsid w:val="00B523A2"/>
    <w:rsid w:val="00B52C7E"/>
    <w:rsid w:val="00B53592"/>
    <w:rsid w:val="00B53682"/>
    <w:rsid w:val="00B54C7E"/>
    <w:rsid w:val="00B567FB"/>
    <w:rsid w:val="00B56AD8"/>
    <w:rsid w:val="00B60866"/>
    <w:rsid w:val="00B63D53"/>
    <w:rsid w:val="00B65815"/>
    <w:rsid w:val="00B702CF"/>
    <w:rsid w:val="00B7073C"/>
    <w:rsid w:val="00B70DDC"/>
    <w:rsid w:val="00B72194"/>
    <w:rsid w:val="00B72E6D"/>
    <w:rsid w:val="00B733C5"/>
    <w:rsid w:val="00B7660E"/>
    <w:rsid w:val="00B814D7"/>
    <w:rsid w:val="00B81D84"/>
    <w:rsid w:val="00B8220B"/>
    <w:rsid w:val="00B8299D"/>
    <w:rsid w:val="00B86589"/>
    <w:rsid w:val="00B8673E"/>
    <w:rsid w:val="00B87104"/>
    <w:rsid w:val="00B978FD"/>
    <w:rsid w:val="00BA359D"/>
    <w:rsid w:val="00BA60A2"/>
    <w:rsid w:val="00BA6586"/>
    <w:rsid w:val="00BB2B93"/>
    <w:rsid w:val="00BB4626"/>
    <w:rsid w:val="00BC436C"/>
    <w:rsid w:val="00BC594C"/>
    <w:rsid w:val="00BC5BA1"/>
    <w:rsid w:val="00BD459B"/>
    <w:rsid w:val="00BD62CF"/>
    <w:rsid w:val="00BD7DAD"/>
    <w:rsid w:val="00BE51DA"/>
    <w:rsid w:val="00BF37C4"/>
    <w:rsid w:val="00BF5264"/>
    <w:rsid w:val="00BF56B1"/>
    <w:rsid w:val="00C02235"/>
    <w:rsid w:val="00C031E5"/>
    <w:rsid w:val="00C07BFB"/>
    <w:rsid w:val="00C131F6"/>
    <w:rsid w:val="00C14664"/>
    <w:rsid w:val="00C20CDE"/>
    <w:rsid w:val="00C20E89"/>
    <w:rsid w:val="00C22BAC"/>
    <w:rsid w:val="00C27859"/>
    <w:rsid w:val="00C27AB3"/>
    <w:rsid w:val="00C31EDB"/>
    <w:rsid w:val="00C34BF9"/>
    <w:rsid w:val="00C40CCE"/>
    <w:rsid w:val="00C43900"/>
    <w:rsid w:val="00C44A25"/>
    <w:rsid w:val="00C458CA"/>
    <w:rsid w:val="00C4747E"/>
    <w:rsid w:val="00C54E8A"/>
    <w:rsid w:val="00C56103"/>
    <w:rsid w:val="00C646E1"/>
    <w:rsid w:val="00C64F33"/>
    <w:rsid w:val="00C7702E"/>
    <w:rsid w:val="00C819C5"/>
    <w:rsid w:val="00C82721"/>
    <w:rsid w:val="00C827D5"/>
    <w:rsid w:val="00C85C47"/>
    <w:rsid w:val="00C92086"/>
    <w:rsid w:val="00C937B8"/>
    <w:rsid w:val="00CA0992"/>
    <w:rsid w:val="00CA1451"/>
    <w:rsid w:val="00CA3B82"/>
    <w:rsid w:val="00CA60F3"/>
    <w:rsid w:val="00CB3262"/>
    <w:rsid w:val="00CB4A2E"/>
    <w:rsid w:val="00CB5B8A"/>
    <w:rsid w:val="00CB67FD"/>
    <w:rsid w:val="00CB7F50"/>
    <w:rsid w:val="00CD4DED"/>
    <w:rsid w:val="00CD5502"/>
    <w:rsid w:val="00CE11C2"/>
    <w:rsid w:val="00CE4053"/>
    <w:rsid w:val="00CE5CCE"/>
    <w:rsid w:val="00CE7EB5"/>
    <w:rsid w:val="00CF062A"/>
    <w:rsid w:val="00CF797B"/>
    <w:rsid w:val="00D010F8"/>
    <w:rsid w:val="00D049B8"/>
    <w:rsid w:val="00D06DF2"/>
    <w:rsid w:val="00D12F66"/>
    <w:rsid w:val="00D17465"/>
    <w:rsid w:val="00D21F4E"/>
    <w:rsid w:val="00D222F1"/>
    <w:rsid w:val="00D2271E"/>
    <w:rsid w:val="00D22B01"/>
    <w:rsid w:val="00D34E9A"/>
    <w:rsid w:val="00D36016"/>
    <w:rsid w:val="00D3639A"/>
    <w:rsid w:val="00D42995"/>
    <w:rsid w:val="00D4364B"/>
    <w:rsid w:val="00D51DDA"/>
    <w:rsid w:val="00D54E97"/>
    <w:rsid w:val="00D623E5"/>
    <w:rsid w:val="00D71F10"/>
    <w:rsid w:val="00D861A0"/>
    <w:rsid w:val="00D86928"/>
    <w:rsid w:val="00D90692"/>
    <w:rsid w:val="00D94A79"/>
    <w:rsid w:val="00D954D3"/>
    <w:rsid w:val="00D958E4"/>
    <w:rsid w:val="00D96558"/>
    <w:rsid w:val="00DA069A"/>
    <w:rsid w:val="00DA44AA"/>
    <w:rsid w:val="00DA55AF"/>
    <w:rsid w:val="00DA6088"/>
    <w:rsid w:val="00DB1CA6"/>
    <w:rsid w:val="00DB42E9"/>
    <w:rsid w:val="00DB46BA"/>
    <w:rsid w:val="00DC0C01"/>
    <w:rsid w:val="00DC31B8"/>
    <w:rsid w:val="00DC6DD8"/>
    <w:rsid w:val="00DC7953"/>
    <w:rsid w:val="00DD15FD"/>
    <w:rsid w:val="00DD69BE"/>
    <w:rsid w:val="00DE2E4B"/>
    <w:rsid w:val="00DE666D"/>
    <w:rsid w:val="00DE781B"/>
    <w:rsid w:val="00DF3258"/>
    <w:rsid w:val="00E0289A"/>
    <w:rsid w:val="00E077B7"/>
    <w:rsid w:val="00E15243"/>
    <w:rsid w:val="00E164FE"/>
    <w:rsid w:val="00E21184"/>
    <w:rsid w:val="00E221B2"/>
    <w:rsid w:val="00E23C46"/>
    <w:rsid w:val="00E25C67"/>
    <w:rsid w:val="00E34ED4"/>
    <w:rsid w:val="00E35A9F"/>
    <w:rsid w:val="00E36DAA"/>
    <w:rsid w:val="00E43E8C"/>
    <w:rsid w:val="00E45AF9"/>
    <w:rsid w:val="00E637E0"/>
    <w:rsid w:val="00E67BFB"/>
    <w:rsid w:val="00E67DF7"/>
    <w:rsid w:val="00E73E6A"/>
    <w:rsid w:val="00E75F4E"/>
    <w:rsid w:val="00E763B6"/>
    <w:rsid w:val="00E812B5"/>
    <w:rsid w:val="00E81695"/>
    <w:rsid w:val="00E9057A"/>
    <w:rsid w:val="00E928C4"/>
    <w:rsid w:val="00E93115"/>
    <w:rsid w:val="00E97B17"/>
    <w:rsid w:val="00EA0C84"/>
    <w:rsid w:val="00EA4543"/>
    <w:rsid w:val="00EA49D5"/>
    <w:rsid w:val="00EB0ACB"/>
    <w:rsid w:val="00EC69FE"/>
    <w:rsid w:val="00EC7E31"/>
    <w:rsid w:val="00ED29AE"/>
    <w:rsid w:val="00ED496C"/>
    <w:rsid w:val="00ED54A6"/>
    <w:rsid w:val="00ED5789"/>
    <w:rsid w:val="00EE55FE"/>
    <w:rsid w:val="00EE58CA"/>
    <w:rsid w:val="00EE7A6C"/>
    <w:rsid w:val="00EF1253"/>
    <w:rsid w:val="00EF3056"/>
    <w:rsid w:val="00F00B09"/>
    <w:rsid w:val="00F01B9C"/>
    <w:rsid w:val="00F07E54"/>
    <w:rsid w:val="00F10E73"/>
    <w:rsid w:val="00F11285"/>
    <w:rsid w:val="00F13EA4"/>
    <w:rsid w:val="00F160EA"/>
    <w:rsid w:val="00F16ED4"/>
    <w:rsid w:val="00F214F8"/>
    <w:rsid w:val="00F22B31"/>
    <w:rsid w:val="00F2356D"/>
    <w:rsid w:val="00F34ADB"/>
    <w:rsid w:val="00F34B5D"/>
    <w:rsid w:val="00F4378C"/>
    <w:rsid w:val="00F43EBE"/>
    <w:rsid w:val="00F43FF7"/>
    <w:rsid w:val="00F44C86"/>
    <w:rsid w:val="00F44E28"/>
    <w:rsid w:val="00F45493"/>
    <w:rsid w:val="00F45A2A"/>
    <w:rsid w:val="00F52999"/>
    <w:rsid w:val="00F55925"/>
    <w:rsid w:val="00F55BA0"/>
    <w:rsid w:val="00F56897"/>
    <w:rsid w:val="00F57276"/>
    <w:rsid w:val="00F61BBF"/>
    <w:rsid w:val="00F634A2"/>
    <w:rsid w:val="00F63B69"/>
    <w:rsid w:val="00F65CA3"/>
    <w:rsid w:val="00F675DB"/>
    <w:rsid w:val="00F70433"/>
    <w:rsid w:val="00F713A6"/>
    <w:rsid w:val="00F71419"/>
    <w:rsid w:val="00F75FF3"/>
    <w:rsid w:val="00F76351"/>
    <w:rsid w:val="00F9131B"/>
    <w:rsid w:val="00F924FD"/>
    <w:rsid w:val="00F93AAB"/>
    <w:rsid w:val="00F93EC7"/>
    <w:rsid w:val="00F963A0"/>
    <w:rsid w:val="00F96875"/>
    <w:rsid w:val="00FA293E"/>
    <w:rsid w:val="00FA2EA0"/>
    <w:rsid w:val="00FA7450"/>
    <w:rsid w:val="00FA7785"/>
    <w:rsid w:val="00FA7C4A"/>
    <w:rsid w:val="00FB0490"/>
    <w:rsid w:val="00FB47D7"/>
    <w:rsid w:val="00FB54B7"/>
    <w:rsid w:val="00FB55D1"/>
    <w:rsid w:val="00FB5CDD"/>
    <w:rsid w:val="00FB5E62"/>
    <w:rsid w:val="00FC36C2"/>
    <w:rsid w:val="00FC63B3"/>
    <w:rsid w:val="00FD1C64"/>
    <w:rsid w:val="00FD2D0F"/>
    <w:rsid w:val="00FD40E5"/>
    <w:rsid w:val="00FD5EF4"/>
    <w:rsid w:val="00FE0326"/>
    <w:rsid w:val="00FE7F36"/>
    <w:rsid w:val="00FF7F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29B5A40F"/>
  <w15:docId w15:val="{C9A530B9-61FA-4C65-ADDB-8C568417CC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A791B"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rsid w:val="002B446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4">
    <w:name w:val="footer"/>
    <w:basedOn w:val="a"/>
    <w:rsid w:val="002B446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Document Map"/>
    <w:basedOn w:val="a"/>
    <w:semiHidden/>
    <w:rsid w:val="00B30286"/>
    <w:pPr>
      <w:shd w:val="clear" w:color="auto" w:fill="000080"/>
    </w:pPr>
  </w:style>
  <w:style w:type="table" w:styleId="a6">
    <w:name w:val="Table Grid"/>
    <w:basedOn w:val="a1"/>
    <w:rsid w:val="00D90692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page number"/>
    <w:basedOn w:val="a0"/>
    <w:rsid w:val="002C38C2"/>
  </w:style>
  <w:style w:type="character" w:styleId="a8">
    <w:name w:val="annotation reference"/>
    <w:semiHidden/>
    <w:unhideWhenUsed/>
    <w:rsid w:val="00BC5BA1"/>
    <w:rPr>
      <w:sz w:val="21"/>
      <w:szCs w:val="21"/>
    </w:rPr>
  </w:style>
  <w:style w:type="paragraph" w:styleId="a9">
    <w:name w:val="annotation text"/>
    <w:basedOn w:val="a"/>
    <w:link w:val="aa"/>
    <w:semiHidden/>
    <w:unhideWhenUsed/>
    <w:rsid w:val="00BC5BA1"/>
    <w:pPr>
      <w:jc w:val="left"/>
    </w:pPr>
  </w:style>
  <w:style w:type="character" w:customStyle="1" w:styleId="aa">
    <w:name w:val="批注文字 字符"/>
    <w:link w:val="a9"/>
    <w:semiHidden/>
    <w:rsid w:val="00BC5BA1"/>
    <w:rPr>
      <w:kern w:val="2"/>
      <w:sz w:val="21"/>
      <w:szCs w:val="24"/>
    </w:rPr>
  </w:style>
  <w:style w:type="paragraph" w:styleId="ab">
    <w:name w:val="annotation subject"/>
    <w:basedOn w:val="a9"/>
    <w:next w:val="a9"/>
    <w:link w:val="ac"/>
    <w:semiHidden/>
    <w:unhideWhenUsed/>
    <w:rsid w:val="00BC5BA1"/>
    <w:rPr>
      <w:b/>
      <w:bCs/>
    </w:rPr>
  </w:style>
  <w:style w:type="character" w:customStyle="1" w:styleId="ac">
    <w:name w:val="批注主题 字符"/>
    <w:link w:val="ab"/>
    <w:semiHidden/>
    <w:rsid w:val="00BC5BA1"/>
    <w:rPr>
      <w:b/>
      <w:bCs/>
      <w:kern w:val="2"/>
      <w:sz w:val="21"/>
      <w:szCs w:val="24"/>
    </w:rPr>
  </w:style>
  <w:style w:type="paragraph" w:styleId="ad">
    <w:name w:val="Balloon Text"/>
    <w:basedOn w:val="a"/>
    <w:link w:val="ae"/>
    <w:rsid w:val="00BC5BA1"/>
    <w:rPr>
      <w:sz w:val="18"/>
      <w:szCs w:val="18"/>
    </w:rPr>
  </w:style>
  <w:style w:type="character" w:customStyle="1" w:styleId="ae">
    <w:name w:val="批注框文本 字符"/>
    <w:link w:val="ad"/>
    <w:rsid w:val="00BC5BA1"/>
    <w:rPr>
      <w:kern w:val="2"/>
      <w:sz w:val="18"/>
      <w:szCs w:val="18"/>
    </w:rPr>
  </w:style>
  <w:style w:type="character" w:customStyle="1" w:styleId="hljs-keyword">
    <w:name w:val="hljs-keyword"/>
    <w:rsid w:val="003D6719"/>
  </w:style>
  <w:style w:type="character" w:customStyle="1" w:styleId="hljs-number">
    <w:name w:val="hljs-number"/>
    <w:rsid w:val="003D6719"/>
  </w:style>
  <w:style w:type="paragraph" w:styleId="af">
    <w:name w:val="footnote text"/>
    <w:basedOn w:val="a"/>
    <w:link w:val="af0"/>
    <w:semiHidden/>
    <w:unhideWhenUsed/>
    <w:rsid w:val="005A6A10"/>
    <w:pPr>
      <w:snapToGrid w:val="0"/>
      <w:jc w:val="left"/>
    </w:pPr>
    <w:rPr>
      <w:sz w:val="18"/>
      <w:szCs w:val="18"/>
    </w:rPr>
  </w:style>
  <w:style w:type="character" w:customStyle="1" w:styleId="af0">
    <w:name w:val="脚注文本 字符"/>
    <w:link w:val="af"/>
    <w:semiHidden/>
    <w:rsid w:val="005A6A10"/>
    <w:rPr>
      <w:kern w:val="2"/>
      <w:sz w:val="18"/>
      <w:szCs w:val="18"/>
    </w:rPr>
  </w:style>
  <w:style w:type="character" w:styleId="af1">
    <w:name w:val="footnote reference"/>
    <w:semiHidden/>
    <w:unhideWhenUsed/>
    <w:rsid w:val="005A6A10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1369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70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73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98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78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42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49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52311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93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296847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44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536241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9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'1.0' encoding='UTF-8' standalone='yes'?>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image" Target="media/image32.jpeg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42" Type="http://schemas.openxmlformats.org/officeDocument/2006/relationships/header" Target="header1.xml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4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46" Type="http://schemas.microsoft.com/office/2011/relationships/people" Target="people.xml"/><Relationship Id="rId20" Type="http://schemas.openxmlformats.org/officeDocument/2006/relationships/image" Target="media/image13.jpeg"/><Relationship Id="rId41" Type="http://schemas.openxmlformats.org/officeDocument/2006/relationships/image" Target="media/image34.jpeg"/><Relationship Id="rId48" Type="http://schemas.openxmlformats.org/officeDocument/2006/relationships/image" Target="media/image35.png"/><Relationship Id="rId49" Type="http://schemas.openxmlformats.org/officeDocument/2006/relationships/image" Target="media/image36.png"/><Relationship Id="rId50" Type="http://schemas.openxmlformats.org/officeDocument/2006/relationships/image" Target="media/image37.png"/><Relationship Id="rId51" Type="http://schemas.openxmlformats.org/officeDocument/2006/relationships/image" Target="media/image38.png"/><Relationship Id="rId52" Type="http://schemas.openxmlformats.org/officeDocument/2006/relationships/image" Target="media/image39.png"/><Relationship Id="rId53" Type="http://schemas.openxmlformats.org/officeDocument/2006/relationships/image" Target="media/image40.png"/><Relationship Id="rId54" Type="http://schemas.openxmlformats.org/officeDocument/2006/relationships/image" Target="media/image41.png"/><Relationship Id="rId55" Type="http://schemas.openxmlformats.org/officeDocument/2006/relationships/image" Target="media/image42.png"/><Relationship Id="rId56" Type="http://schemas.openxmlformats.org/officeDocument/2006/relationships/image" Target="media/image43.png"/><Relationship Id="rId57" Type="http://schemas.openxmlformats.org/officeDocument/2006/relationships/image" Target="media/image44.png"/><Relationship Id="rId58" Type="http://schemas.openxmlformats.org/officeDocument/2006/relationships/image" Target="media/image45.png"/><Relationship Id="rId59" Type="http://schemas.openxmlformats.org/officeDocument/2006/relationships/image" Target="media/image46.png"/><Relationship Id="rId60" Type="http://schemas.openxmlformats.org/officeDocument/2006/relationships/image" Target="media/image47.png"/><Relationship Id="rId61" Type="http://schemas.openxmlformats.org/officeDocument/2006/relationships/image" Target="media/image48.png"/><Relationship Id="rId62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7F6C1B-E657-4721-A827-7F2FF8DB67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365</TotalTime>
  <Pages>5</Pages>
  <Words>621</Words>
  <Characters>3544</Characters>
  <Application>Microsoft Office Word</Application>
  <DocSecurity>0</DocSecurity>
  <Lines>29</Lines>
  <Paragraphs>8</Paragraphs>
  <ScaleCrop>false</ScaleCrop>
  <Company>upc</Company>
  <LinksUpToDate>false</LinksUpToDate>
  <CharactersWithSpaces>4157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li liangbin</cp:lastModifiedBy>
  <cp:revision>60</cp:revision>
  <dcterms:created xsi:type="dcterms:W3CDTF">2020-02-12T07:09:00Z</dcterms:created>
  <dcterms:modified xsi:type="dcterms:W3CDTF">2020-03-30T08:49:00Z</dcterms:modified>
</cp:coreProperties>
</file>