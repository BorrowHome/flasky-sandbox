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5A6A10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pt;height:76.8pt;visibility:visible">
              <v:imagedata r:id="rId8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6" w:author="li liangbin" w:date="2020-02-14T13:12:00Z">
              <w:r>
                <w:rPr>
                  <w:rFonts w:ascii="宋体" w:hAnsi="宋体" w:hint="eastAsia"/>
                  <w:szCs w:val="21"/>
                </w:rPr>
                <w:t>测试系统</w:t>
              </w:r>
            </w:ins>
            <w:del w:id="7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8" w:author="li liangbin" w:date="2020-02-14T13:12:00Z">
              <w:r>
                <w:rPr>
                  <w:rFonts w:ascii="宋体" w:hAnsi="宋体" w:hint="eastAsia"/>
                  <w:szCs w:val="21"/>
                </w:rPr>
                <w:t>中国石油大学华东</w:t>
              </w:r>
            </w:ins>
            <w:del w:id="13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4" w:author="li liangbin" w:date="2020-02-14T13:16:00Z">
              <w:r>
                <w:rPr>
                  <w:rFonts w:ascii="宋体" w:hAnsi="宋体"/>
                  <w:szCs w:val="21"/>
                </w:rPr>
                <w:t>出厂时间</w:t>
              </w:r>
            </w:ins>
            <w:del w:id="17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8" w:author="li liangbin" w:date="2020-02-14T13:18:00Z">
              <w:r>
                <w:rPr>
                  <w:rFonts w:ascii="宋体" w:hAnsi="宋体"/>
                  <w:szCs w:val="21"/>
                </w:rPr>
                <w:t>2019/2/4</w:t>
              </w:r>
            </w:ins>
            <w:del w:id="19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0" w:author="li liangbin" w:date="2020-02-14T13:18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24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5" w:author="li liangbin" w:date="2020-02-14T13:20:00Z">
              <w:r>
                <w:rPr>
                  <w:rFonts w:ascii="宋体" w:hAnsi="宋体" w:hint="eastAsia"/>
                  <w:szCs w:val="21"/>
                </w:rPr>
                <w:t>李良彬</w:t>
              </w:r>
            </w:ins>
            <w:del w:id="28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29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0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中国石油大学华东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4" w:author="li liangbin" w:date="2020-02-14T13:24:00Z">
              <w:r>
                <w:rPr>
                  <w:rFonts w:ascii="宋体" w:hAnsi="宋体" w:hint="eastAsia"/>
                  <w:szCs w:val="21"/>
                </w:rPr>
                <w:t>凝胶</w:t>
              </w:r>
            </w:ins>
            <w:del w:id="38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9" w:author="li liangbin" w:date="2020-02-14T13:27:00Z">
              <w:r>
                <w:rPr>
                  <w:rFonts w:ascii="宋体" w:hAnsi="宋体" w:hint="eastAsia"/>
                  <w:szCs w:val="21"/>
                </w:rPr>
                <w:t>固体克利</w:t>
              </w:r>
            </w:ins>
            <w:del w:id="4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1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2" w:author="li liangbin" w:date="2020-02-14T13:25:00Z">
              <w:r>
                <w:rPr>
                  <w:rFonts w:ascii="宋体" w:hAnsi="宋体"/>
                  <w:szCs w:val="21"/>
                </w:rPr>
                <w:t>32</w:t>
              </w:r>
            </w:ins>
            <w:del w:id="45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6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7" w:author="li liangbin" w:date="2020-02-14T13:27:00Z">
              <w:r>
                <w:rPr>
                  <w:rFonts w:ascii="宋体" w:hAnsi="宋体"/>
                  <w:szCs w:val="21"/>
                </w:rPr>
                <w:t>243</w:t>
              </w:r>
            </w:ins>
            <w:del w:id="5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1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2" w:author="li liangbin" w:date="2020-02-14T13:26:00Z">
              <w:r>
                <w:rPr>
                  <w:rFonts w:ascii="宋体" w:hAnsi="宋体"/>
                  <w:szCs w:val="21"/>
                </w:rPr>
                <w:t>23</w:t>
              </w:r>
            </w:ins>
            <w:del w:id="55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6" w:author="li liangbin" w:date="2020-02-14T13:28:00Z">
              <w:r>
                <w:rPr>
                  <w:rFonts w:ascii="宋体" w:hAnsi="宋体"/>
                  <w:szCs w:val="21"/>
                </w:rPr>
                <w:t>23</w:t>
              </w:r>
            </w:ins>
            <w:del w:id="57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58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59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0" w:author="li liangbin" w:date="2020-02-14T13:29:00Z">
              <w:r w:rsidR="006B658F">
                <w:rPr>
                  <w:rFonts w:ascii="宋体" w:hAnsi="宋体"/>
                  <w:szCs w:val="21"/>
                </w:rPr>
                <w:t>e://python/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1" w:author="li liangbin" w:date="2020-02-14T16:37:00Z"/>
          <w:rFonts w:ascii="宋体" w:hAnsi="宋体"/>
          <w:b/>
          <w:szCs w:val="21"/>
        </w:rPr>
      </w:pPr>
      <w:del w:id="62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3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4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5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6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1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2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3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3223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0.01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0.01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32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32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23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1.39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23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5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6" w:author="li liangbin" w:date="2020-02-14T16:43:00Z"/>
                <w:rFonts w:ascii="宋体" w:hAnsi="宋体"/>
                <w:b/>
                <w:sz w:val="24"/>
              </w:rPr>
            </w:pPr>
            <w:del w:id="14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8" w:author="li liangbin" w:date="2020-02-14T16:43:00Z"/>
                <w:rFonts w:ascii="宋体" w:hAnsi="宋体"/>
                <w:b/>
                <w:sz w:val="24"/>
              </w:rPr>
            </w:pPr>
            <w:del w:id="14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0" w:author="li liangbin" w:date="2020-02-14T16:43:00Z"/>
                <w:rFonts w:ascii="宋体" w:hAnsi="宋体"/>
                <w:b/>
                <w:sz w:val="24"/>
              </w:rPr>
            </w:pPr>
            <w:del w:id="15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2" w:author="li liangbin" w:date="2020-02-14T16:43:00Z"/>
                <w:rFonts w:ascii="宋体" w:hAnsi="宋体"/>
                <w:b/>
                <w:sz w:val="24"/>
              </w:rPr>
            </w:pPr>
            <w:del w:id="15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4" w:author="li liangbin" w:date="2020-02-14T16:43:00Z"/>
                <w:rFonts w:ascii="宋体" w:hAnsi="宋体"/>
                <w:b/>
                <w:sz w:val="24"/>
              </w:rPr>
            </w:pPr>
            <w:del w:id="15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6" w:author="li liangbin" w:date="2020-02-14T16:43:00Z"/>
                <w:rFonts w:ascii="宋体" w:hAnsi="宋体"/>
                <w:b/>
                <w:sz w:val="24"/>
              </w:rPr>
            </w:pPr>
            <w:del w:id="15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8" w:author="li liangbin" w:date="2020-02-14T16:43:00Z"/>
                <w:rFonts w:ascii="宋体" w:hAnsi="宋体"/>
                <w:b/>
                <w:sz w:val="24"/>
              </w:rPr>
            </w:pPr>
            <w:del w:id="15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0" w:author="li liangbin" w:date="2020-02-14T16:43:00Z"/>
                <w:rFonts w:ascii="宋体" w:hAnsi="宋体"/>
                <w:b/>
                <w:sz w:val="24"/>
              </w:rPr>
            </w:pPr>
            <w:del w:id="16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2" w:author="li liangbin" w:date="2020-02-14T16:43:00Z"/>
                <w:rFonts w:ascii="宋体" w:hAnsi="宋体"/>
                <w:b/>
                <w:sz w:val="24"/>
              </w:rPr>
            </w:pPr>
            <w:del w:id="16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4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7" w:author="li liangbin" w:date="2020-02-14T16:43:00Z"/>
                <w:rFonts w:ascii="宋体" w:hAnsi="宋体"/>
                <w:b/>
                <w:sz w:val="24"/>
              </w:rPr>
            </w:pPr>
            <w:del w:id="16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9" w:author="li liangbin" w:date="2020-02-14T16:43:00Z"/>
                <w:rFonts w:ascii="宋体" w:hAnsi="宋体"/>
                <w:b/>
                <w:sz w:val="24"/>
              </w:rPr>
            </w:pPr>
            <w:del w:id="17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1" w:author="li liangbin" w:date="2020-02-14T16:43:00Z"/>
                <w:rFonts w:ascii="宋体" w:hAnsi="宋体"/>
                <w:b/>
                <w:sz w:val="24"/>
              </w:rPr>
            </w:pPr>
            <w:del w:id="17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3" w:author="li liangbin" w:date="2020-02-14T16:43:00Z"/>
                <w:rFonts w:ascii="宋体" w:hAnsi="宋体"/>
                <w:b/>
                <w:sz w:val="24"/>
              </w:rPr>
            </w:pPr>
            <w:del w:id="17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5" w:author="li liangbin" w:date="2020-02-14T16:43:00Z"/>
                <w:rFonts w:ascii="宋体" w:hAnsi="宋体"/>
                <w:b/>
                <w:sz w:val="24"/>
              </w:rPr>
            </w:pPr>
            <w:del w:id="17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7" w:author="li liangbin" w:date="2020-02-14T16:43:00Z"/>
                <w:rFonts w:ascii="宋体" w:hAnsi="宋体"/>
                <w:b/>
                <w:sz w:val="24"/>
              </w:rPr>
            </w:pPr>
            <w:del w:id="17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9" w:author="li liangbin" w:date="2020-02-14T16:43:00Z"/>
                <w:rFonts w:ascii="宋体" w:hAnsi="宋体"/>
                <w:b/>
                <w:sz w:val="24"/>
              </w:rPr>
            </w:pPr>
            <w:del w:id="18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1" w:author="li liangbin" w:date="2020-02-14T16:43:00Z"/>
                <w:rFonts w:ascii="宋体" w:hAnsi="宋体"/>
                <w:b/>
                <w:sz w:val="24"/>
              </w:rPr>
            </w:pPr>
            <w:del w:id="18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3" w:author="li liangbin" w:date="2020-02-14T16:43:00Z">
              <w:r>
                <w:rPr>
                  <w:rFonts w:ascii="宋体" w:hAnsi="宋体"/>
                  <w:sz w:val="24"/>
                </w:rPr>
                <w:t>0.67</w:t>
              </w:r>
            </w:ins>
            <w:del w:id="18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88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89" w:author="li liangbin" w:date="2020-02-14T16:44:00Z">
              <w:r>
                <w:rPr>
                  <w:rFonts w:ascii="宋体" w:hAnsi="宋体"/>
                  <w:sz w:val="24"/>
                </w:rPr>
                <w:t>0.8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（1）流速与水平速度关系回归式</w:t>
      </w:r>
    </w:p>
    <w:p w14:paraId="6DB9C101" w14:textId="42FC6166" w:rsidR="00DB1CA6" w:rsidRDefault="005A6A10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5" w:author="li liangbin" w:date="2020-02-21T17:36:00Z">
        <w:r>
          <w:rPr>
            <w:rFonts w:ascii="宋体" w:hAnsi="宋体"/>
            <w:b/>
            <w:szCs w:val="21"/>
          </w:rPr>
          <w:pict w14:anchorId="35F6BDD9">
            <v:shape id="_x0000_i1134" type="#_x0000_t75" style="width:294pt;height:178.2pt">
              <v:imagedata r:id="rId9" o:title="wen流速-Vx回归"/>
              <o:lock v:ext="edit" aspectratio="f"/>
            </v:shape>
          </w:pict>
        </w:r>
      </w:del>
      <w:ins w:id="196" w:author="li liangbin" w:date="2020-02-21T17:36:00Z">
        <w:r w:rsidR="001F7DA2"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197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198" w:author="li liangbin" w:date="2020-02-21T17:42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1" w:author="li liangbin" w:date="2020-02-21T17:42:00Z">
        <w:r w:rsidR="001F7DA2">
          <w:rPr>
            <w:rFonts w:ascii="宋体" w:hAnsi="宋体"/>
            <w:b/>
            <w:szCs w:val="21"/>
          </w:rPr>
          <w:t>0.67</w:t>
        </w:r>
      </w:ins>
      <w:del w:id="204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（2）流速与垂直速度关系回归式</w:t>
      </w:r>
    </w:p>
    <w:p w14:paraId="38AF19FB" w14:textId="1E76A996" w:rsidR="006B2689" w:rsidRDefault="005A6A10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05" w:author="li liangbin" w:date="2020-02-21T17:37:00Z">
        <w:r>
          <w:rPr>
            <w:rFonts w:ascii="宋体" w:hAnsi="宋体"/>
            <w:b/>
            <w:szCs w:val="21"/>
          </w:rPr>
          <w:pict w14:anchorId="55DE0173">
            <v:shape id="_x0000_i1135" type="#_x0000_t75" style="width:294pt;height:178.2pt">
              <v:imagedata r:id="rId10" o:title="wen流速-Vy回归"/>
              <o:lock v:ext="edit" aspectratio="f"/>
            </v:shape>
          </w:pict>
        </w:r>
      </w:del>
      <w:ins w:id="206" w:author="li liangbin" w:date="2020-02-21T17:37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07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08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del w:id="212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3" w:author="li liangbin" w:date="2020-02-21T17:41:00Z">
        <w:r w:rsidR="001F7DA2">
          <w:rPr>
            <w:rFonts w:ascii="宋体" w:hAnsi="宋体"/>
            <w:b/>
            <w:szCs w:val="21"/>
          </w:rPr>
          <w:t>0.8</w:t>
        </w:r>
      </w:ins>
      <w:del w:id="218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19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0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（1）砂比与水平速度关系回归式</w:t>
      </w:r>
    </w:p>
    <w:p w14:paraId="3CF06E10" w14:textId="72628744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1" w:author="li liangbin" w:date="2020-02-21T17:38:00Z">
        <w:r>
          <w:rPr>
            <w:rFonts w:ascii="宋体" w:hAnsi="宋体"/>
            <w:b/>
            <w:szCs w:val="21"/>
          </w:rPr>
          <w:pict w14:anchorId="40EA8DE4">
            <v:shape id="_x0000_i1136" type="#_x0000_t75" style="width:294pt;height:178.2pt">
              <v:imagedata r:id="rId11" o:title="wen砂比-Vx回归"/>
              <o:lock v:ext="edit" aspectratio="f"/>
            </v:shape>
          </w:pict>
        </w:r>
      </w:del>
      <w:ins w:id="222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3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24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28" w:author="li liangbin" w:date="2020-02-21T17:41:00Z">
        <w:r w:rsidR="001F7DA2">
          <w:rPr>
            <w:rFonts w:ascii="宋体" w:hAnsi="宋体"/>
            <w:b/>
            <w:szCs w:val="21"/>
          </w:rPr>
          <w:t>0.67</w:t>
        </w:r>
      </w:ins>
      <w:del w:id="231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（2）砂比与垂直速度关系回归式</w:t>
      </w:r>
    </w:p>
    <w:p w14:paraId="598253F7" w14:textId="57270BCE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2" w:author="li liangbin" w:date="2020-02-21T17:38:00Z">
        <w:r>
          <w:rPr>
            <w:rFonts w:ascii="宋体" w:hAnsi="宋体"/>
            <w:b/>
            <w:szCs w:val="21"/>
          </w:rPr>
          <w:lastRenderedPageBreak/>
          <w:pict w14:anchorId="01523A00">
            <v:shape id="_x0000_i1137" type="#_x0000_t75" style="width:294pt;height:178.2pt">
              <v:imagedata r:id="rId12" o:title="wen砂比-Vy回归"/>
              <o:lock v:ext="edit" aspectratio="f"/>
            </v:shape>
          </w:pict>
        </w:r>
      </w:del>
      <w:ins w:id="233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36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7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1" w:author="li liangbin" w:date="2020-02-21T17:41:00Z">
        <w:r w:rsidR="001F7DA2">
          <w:rPr>
            <w:rFonts w:ascii="宋体" w:hAnsi="宋体"/>
            <w:b/>
            <w:szCs w:val="21"/>
          </w:rPr>
          <w:t>0.8</w:t>
        </w:r>
      </w:ins>
      <w:del w:id="244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45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46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</w:p>
    <w:p w14:paraId="50ECECFB" w14:textId="5631A076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47" w:author="li liangbin" w:date="2020-02-21T17:39:00Z">
        <w:r>
          <w:rPr>
            <w:rFonts w:ascii="宋体" w:hAnsi="宋体"/>
            <w:b/>
            <w:szCs w:val="21"/>
          </w:rPr>
          <w:pict w14:anchorId="4A87C121">
            <v:shape id="_x0000_i1138" type="#_x0000_t75" style="width:294pt;height:178.2pt">
              <v:imagedata r:id="rId13" o:title="wen支撑剂密度-Vx回归"/>
              <o:lock v:ext="edit" aspectratio="f"/>
            </v:shape>
          </w:pict>
        </w:r>
      </w:del>
      <w:ins w:id="248" w:author="li liangbin" w:date="2020-02-21T17:40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9" w:author="li liangbin" w:date="2020-02-21T17:40:00Z">
        <w:r w:rsidR="001F7DA2">
          <w:rPr>
            <w:rFonts w:ascii="宋体" w:hAnsi="宋体"/>
            <w:b/>
            <w:szCs w:val="21"/>
          </w:rPr>
          <w:t>-0.11</w:t>
        </w:r>
      </w:ins>
      <w:del w:id="250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1" w:author="li liangbin" w:date="2020-02-21T17:40:00Z">
        <w:r w:rsidR="001F7DA2">
          <w:rPr>
            <w:rFonts w:ascii="宋体" w:hAnsi="宋体"/>
            <w:b/>
            <w:szCs w:val="21"/>
          </w:rPr>
          <w:t>3.53</w:t>
        </w:r>
      </w:ins>
      <w:del w:id="254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（2）支撑剂密度与垂直速度关系回归式</w:t>
      </w:r>
    </w:p>
    <w:p w14:paraId="5924D3D4" w14:textId="76C01004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42:00Z">
        <w:r>
          <w:rPr>
            <w:rFonts w:ascii="宋体" w:hAnsi="宋体"/>
            <w:b/>
            <w:szCs w:val="21"/>
          </w:rPr>
          <w:pict w14:anchorId="5508F27E">
            <v:shape id="_x0000_i1139" type="#_x0000_t75" style="width:294pt;height:178.2pt">
              <v:imagedata r:id="rId14" o:title="wen支撑剂密度-Vy回归"/>
              <o:lock v:ext="edit" aspectratio="f"/>
            </v:shape>
          </w:pict>
        </w:r>
      </w:del>
      <w:ins w:id="256" w:author="li liangbin" w:date="2020-02-21T17:42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3:00Z">
        <w:r w:rsidR="001F7DA2">
          <w:rPr>
            <w:rFonts w:ascii="宋体" w:hAnsi="宋体"/>
            <w:b/>
            <w:szCs w:val="21"/>
          </w:rPr>
          <w:t>-0.13</w:t>
        </w:r>
      </w:ins>
      <w:del w:id="258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59" w:author="li liangbin" w:date="2020-02-21T17:42:00Z">
        <w:r w:rsidR="001F7DA2">
          <w:rPr>
            <w:rFonts w:ascii="宋体" w:hAnsi="宋体"/>
            <w:b/>
            <w:szCs w:val="21"/>
          </w:rPr>
          <w:t>4.22</w:t>
        </w:r>
      </w:ins>
      <w:del w:id="262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6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6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（1）压裂液粘度与水平速度关系回归式</w:t>
      </w:r>
    </w:p>
    <w:p w14:paraId="7296B174" w14:textId="2378665C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5" w:author="li liangbin" w:date="2020-02-21T17:43:00Z">
        <w:r>
          <w:rPr>
            <w:rFonts w:ascii="宋体" w:hAnsi="宋体"/>
            <w:b/>
            <w:szCs w:val="21"/>
          </w:rPr>
          <w:pict w14:anchorId="534BB978">
            <v:shape id="_x0000_i1140" type="#_x0000_t75" style="width:294pt;height:178.2pt">
              <v:imagedata r:id="rId15" o:title="wen压裂液粘度-Vx回归"/>
              <o:lock v:ext="edit" aspectratio="f"/>
            </v:shape>
          </w:pict>
        </w:r>
      </w:del>
      <w:ins w:id="266" w:author="li liangbin" w:date="2020-02-21T17:43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7" w:author="li liangbin" w:date="2020-02-21T17:44:00Z">
        <w:r w:rsidR="001F7DA2">
          <w:rPr>
            <w:rFonts w:ascii="宋体" w:hAnsi="宋体"/>
            <w:b/>
            <w:szCs w:val="21"/>
          </w:rPr>
          <w:t>0.0</w:t>
        </w:r>
      </w:ins>
      <w:del w:id="26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69" w:author="li liangbin" w:date="2020-02-21T17:43:00Z">
        <w:r w:rsidR="001F7DA2">
          <w:rPr>
            <w:rFonts w:ascii="宋体" w:hAnsi="宋体"/>
            <w:b/>
            <w:szCs w:val="21"/>
          </w:rPr>
          <w:t>0.67</w:t>
        </w:r>
      </w:ins>
      <w:del w:id="27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（2）压裂液粘度与垂直速度关系回归式</w:t>
      </w:r>
    </w:p>
    <w:p w14:paraId="486FE0BA" w14:textId="5BACC7B5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3" w:author="li liangbin" w:date="2020-02-21T17:44:00Z">
        <w:r>
          <w:rPr>
            <w:rFonts w:ascii="宋体" w:hAnsi="宋体"/>
            <w:b/>
            <w:szCs w:val="21"/>
          </w:rPr>
          <w:pict w14:anchorId="1B170770">
            <v:shape id="_x0000_i1141" type="#_x0000_t75" style="width:294pt;height:178.2pt">
              <v:imagedata r:id="rId16" o:title="wen压裂液粘度-Vy回归"/>
              <o:lock v:ext="edit" aspectratio="f"/>
            </v:shape>
          </w:pict>
        </w:r>
      </w:del>
      <w:ins w:id="274" w:author="li liangbin" w:date="2020-02-21T17:44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5" w:author="li liangbin" w:date="2020-02-21T17:45:00Z">
        <w:r w:rsidR="001F7DA2">
          <w:rPr>
            <w:rFonts w:ascii="宋体" w:hAnsi="宋体"/>
            <w:b/>
            <w:szCs w:val="21"/>
          </w:rPr>
          <w:t>0.0</w:t>
        </w:r>
      </w:ins>
      <w:del w:id="276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0.8</w:t>
        </w:r>
      </w:ins>
      <w:del w:id="280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81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82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83" w:author="li liangbin" w:date="2020-02-21T18:26:00Z"/>
          <w:rFonts w:ascii="宋体" w:hAnsi="宋体"/>
          <w:b/>
          <w:szCs w:val="21"/>
        </w:rPr>
      </w:pPr>
      <w:ins w:id="284" w:author="li liangbin" w:date="2020-02-21T18:26:00Z">
        <w:r>
          <w:rPr>
            <w:rFonts w:ascii="宋体" w:hAnsi="宋体"/>
            <w:b/>
            <w:szCs w:val="21"/>
          </w:rPr>
          <w:t xml:space="preserve"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5A6A10" w:rsidP="008A4B87">
      <w:pPr>
        <w:snapToGrid w:val="0"/>
        <w:spacing w:beforeLines="50" w:before="156" w:line="360" w:lineRule="auto"/>
        <w:jc w:val="center"/>
        <w:rPr>
          <w:del w:id="287" w:author="li liangbin" w:date="2020-02-21T18:26:00Z"/>
          <w:rFonts w:ascii="宋体" w:hAnsi="宋体"/>
          <w:b/>
          <w:szCs w:val="21"/>
        </w:rPr>
      </w:pPr>
      <w:del w:id="288" w:author="li liangbin" w:date="2020-02-21T17:45:00Z">
        <w:r>
          <w:rPr>
            <w:rFonts w:ascii="宋体" w:hAnsi="宋体"/>
            <w:b/>
            <w:szCs w:val="21"/>
          </w:rPr>
          <w:pict w14:anchorId="5D851B2B">
            <v:shape id="_x0000_i1142" type="#_x0000_t75" style="width:411.6pt;height:250.2pt">
              <v:imagedata r:id="rId17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289" w:author="li liangbin" w:date="2020-02-21T19:37:00Z"/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各图数字化处理曲线</w:t>
      </w:r>
    </w:p>
    <w:p w14:paraId="4F2EA913" w14:textId="77777777" w:rsidR="003924C6" w:rsidRDefault="003924C6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90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291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292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3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4" w:author="li liangbin" w:date="2020-02-21T18:29:00Z"/>
                <w:rFonts w:ascii="宋体" w:hAnsi="宋体"/>
                <w:b/>
                <w:szCs w:val="21"/>
              </w:rPr>
            </w:pPr>
            <w:del w:id="29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6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7" w:author="li liangbin" w:date="2020-02-21T18:29:00Z"/>
                <w:rFonts w:ascii="宋体" w:hAnsi="宋体"/>
                <w:b/>
                <w:szCs w:val="21"/>
              </w:rPr>
            </w:pPr>
            <w:del w:id="2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9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0" w:author="li liangbin" w:date="2020-02-21T18:29:00Z"/>
                <w:rFonts w:ascii="宋体" w:hAnsi="宋体"/>
                <w:b/>
                <w:szCs w:val="21"/>
              </w:rPr>
            </w:pPr>
            <w:del w:id="30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3" w:author="li liangbin" w:date="2020-02-21T18:29:00Z"/>
                <w:rFonts w:ascii="宋体" w:hAnsi="宋体"/>
                <w:b/>
                <w:szCs w:val="21"/>
              </w:rPr>
            </w:pPr>
            <w:del w:id="30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5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6" w:author="li liangbin" w:date="2020-02-21T18:29:00Z"/>
                <w:rFonts w:ascii="宋体" w:hAnsi="宋体"/>
                <w:b/>
                <w:szCs w:val="21"/>
              </w:rPr>
            </w:pPr>
            <w:del w:id="30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9" w:author="li liangbin" w:date="2020-02-21T18:29:00Z"/>
                <w:rFonts w:ascii="宋体" w:hAnsi="宋体"/>
                <w:b/>
                <w:szCs w:val="21"/>
              </w:rPr>
            </w:pPr>
            <w:del w:id="31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2" w:author="li liangbin" w:date="2020-02-21T18:29:00Z"/>
                <w:rFonts w:ascii="宋体" w:hAnsi="宋体"/>
                <w:b/>
                <w:szCs w:val="21"/>
              </w:rPr>
            </w:pPr>
            <w:del w:id="3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4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5" w:author="li liangbin" w:date="2020-02-21T18:29:00Z"/>
                <w:rFonts w:ascii="宋体" w:hAnsi="宋体"/>
                <w:b/>
                <w:szCs w:val="21"/>
              </w:rPr>
            </w:pPr>
            <w:del w:id="31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8" w:author="li liangbin" w:date="2020-02-21T18:29:00Z"/>
                <w:rFonts w:ascii="宋体" w:hAnsi="宋体"/>
                <w:b/>
                <w:szCs w:val="21"/>
              </w:rPr>
            </w:pPr>
            <w:del w:id="31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20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21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2" w:author="li liangbin" w:date="2020-02-21T17:47:00Z"/>
                <w:rFonts w:ascii="宋体" w:hAnsi="宋体"/>
                <w:b/>
                <w:szCs w:val="21"/>
              </w:rPr>
            </w:pPr>
            <w:del w:id="32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4" w:author="li liangbin" w:date="2020-02-21T17:47:00Z"/>
                <w:rFonts w:ascii="宋体" w:hAnsi="宋体"/>
                <w:b/>
                <w:szCs w:val="21"/>
              </w:rPr>
            </w:pPr>
            <w:del w:id="325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6" w:author="li liangbin" w:date="2020-02-21T17:47:00Z"/>
                <w:rFonts w:ascii="宋体" w:hAnsi="宋体"/>
                <w:b/>
                <w:szCs w:val="21"/>
              </w:rPr>
            </w:pPr>
            <w:del w:id="327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7:47:00Z"/>
                <w:rFonts w:ascii="宋体" w:hAnsi="宋体"/>
                <w:szCs w:val="21"/>
              </w:rPr>
            </w:pPr>
            <w:del w:id="32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0" w:author="li liangbin" w:date="2020-02-21T17:47:00Z"/>
                <w:rFonts w:ascii="宋体" w:hAnsi="宋体"/>
                <w:szCs w:val="21"/>
              </w:rPr>
            </w:pPr>
            <w:del w:id="33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2" w:author="li liangbin" w:date="2020-02-21T17:47:00Z"/>
                <w:rFonts w:ascii="宋体" w:hAnsi="宋体"/>
                <w:szCs w:val="21"/>
              </w:rPr>
            </w:pPr>
            <w:del w:id="333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7:47:00Z"/>
                <w:rFonts w:ascii="宋体" w:hAnsi="宋体"/>
                <w:szCs w:val="21"/>
              </w:rPr>
            </w:pPr>
            <w:del w:id="33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6" w:author="li liangbin" w:date="2020-02-21T17:48:00Z"/>
                <w:rFonts w:ascii="宋体" w:hAnsi="宋体"/>
                <w:szCs w:val="21"/>
              </w:rPr>
            </w:pPr>
            <w:del w:id="33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8" w:author="li liangbin" w:date="2020-02-21T17:48:00Z"/>
                <w:rFonts w:ascii="宋体" w:hAnsi="宋体"/>
                <w:szCs w:val="21"/>
              </w:rPr>
            </w:pPr>
            <w:del w:id="33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0" w:author="li liangbin" w:date="2020-02-21T17:48:00Z"/>
                <w:rFonts w:ascii="宋体" w:hAnsi="宋体"/>
                <w:szCs w:val="21"/>
              </w:rPr>
            </w:pPr>
            <w:del w:id="34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2" w:author="li liangbin" w:date="2020-02-21T17:48:00Z"/>
                <w:rFonts w:ascii="宋体" w:hAnsi="宋体"/>
                <w:szCs w:val="21"/>
              </w:rPr>
            </w:pPr>
            <w:del w:id="34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4" w:author="li liangbin" w:date="2020-02-21T17:48:00Z"/>
                <w:rFonts w:ascii="宋体" w:hAnsi="宋体"/>
                <w:b/>
                <w:szCs w:val="21"/>
              </w:rPr>
            </w:pPr>
            <w:del w:id="34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6" w:author="li liangbin" w:date="2020-02-21T17:48:00Z"/>
                <w:rFonts w:ascii="宋体" w:hAnsi="宋体"/>
                <w:b/>
                <w:szCs w:val="21"/>
              </w:rPr>
            </w:pPr>
            <w:del w:id="347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8:00Z"/>
                <w:rFonts w:ascii="宋体" w:hAnsi="宋体"/>
                <w:szCs w:val="21"/>
              </w:rPr>
            </w:pPr>
            <w:del w:id="34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8:00Z"/>
                <w:rFonts w:ascii="宋体" w:hAnsi="宋体"/>
                <w:szCs w:val="21"/>
              </w:rPr>
            </w:pPr>
            <w:del w:id="35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0" w:author="li liangbin" w:date="2020-02-21T17:48:00Z"/>
                <w:rFonts w:ascii="宋体" w:hAnsi="宋体"/>
                <w:szCs w:val="21"/>
              </w:rPr>
            </w:pPr>
            <w:del w:id="36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>
            <w:pPr>
              <w:snapToGrid w:val="0"/>
              <w:spacing w:beforeLines="50" w:before="156" w:line="360" w:lineRule="auto"/>
              <w:jc w:val="center"/>
              <w:rPr>
                <w:del w:id="362" w:author="li liangbin" w:date="2020-02-21T18:29:00Z"/>
                <w:rFonts w:ascii="宋体" w:hAnsi="宋体"/>
                <w:szCs w:val="21"/>
              </w:rPr>
            </w:pPr>
            <w:del w:id="36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64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65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6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7" w:author="li liangbin" w:date="2020-02-21T18:29:00Z"/>
                <w:rFonts w:ascii="宋体" w:hAnsi="宋体"/>
                <w:b/>
                <w:szCs w:val="21"/>
              </w:rPr>
            </w:pPr>
            <w:del w:id="368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6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70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1" w:author="li liangbin" w:date="2020-02-21T18:29:00Z"/>
                <w:rFonts w:ascii="宋体" w:hAnsi="宋体"/>
                <w:b/>
                <w:szCs w:val="21"/>
              </w:rPr>
            </w:pPr>
            <w:del w:id="37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3" w:author="li liangbin" w:date="2020-02-21T18:29:00Z"/>
                <w:rFonts w:ascii="宋体" w:hAnsi="宋体"/>
                <w:b/>
                <w:szCs w:val="21"/>
              </w:rPr>
            </w:pPr>
            <w:del w:id="37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75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77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7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7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38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0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391" w:author="li liangbin" w:date="2020-02-21T18:29:00Z"/>
        </w:trPr>
        <w:tc>
          <w:tcPr>
            <w:tcW w:w="674" w:type="dxa"/>
            <w:vMerge/>
            <w:shd w:val="clear" w:color="auto" w:fill="auto"/>
            <w:tcPrChange w:id="392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3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394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5" w:author="li liangbin" w:date="2020-02-21T18:29:00Z"/>
                <w:rFonts w:ascii="宋体" w:hAnsi="宋体"/>
                <w:b/>
                <w:szCs w:val="21"/>
              </w:rPr>
            </w:pPr>
            <w:del w:id="39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7" w:author="li liangbin" w:date="2020-02-21T18:29:00Z"/>
                <w:rFonts w:ascii="宋体" w:hAnsi="宋体"/>
                <w:b/>
                <w:szCs w:val="21"/>
              </w:rPr>
            </w:pPr>
            <w:del w:id="3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1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7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1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13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4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15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6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7" w:author="li liangbin" w:date="2020-02-21T17:50:00Z"/>
                <w:rFonts w:ascii="宋体" w:hAnsi="宋体"/>
                <w:b/>
                <w:szCs w:val="21"/>
              </w:rPr>
            </w:pPr>
            <w:del w:id="418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9" w:author="li liangbin" w:date="2020-02-21T17:50:00Z"/>
                <w:rFonts w:ascii="宋体" w:hAnsi="宋体"/>
                <w:b/>
                <w:szCs w:val="21"/>
              </w:rPr>
            </w:pPr>
            <w:del w:id="420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1" w:author="li liangbin" w:date="2020-02-21T17:50:00Z"/>
                <w:rFonts w:ascii="宋体" w:hAnsi="宋体"/>
                <w:b/>
                <w:szCs w:val="21"/>
              </w:rPr>
            </w:pPr>
            <w:del w:id="422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3" w:author="li liangbin" w:date="2020-02-21T17:50:00Z"/>
                <w:rFonts w:ascii="宋体" w:hAnsi="宋体"/>
                <w:b/>
                <w:szCs w:val="21"/>
              </w:rPr>
            </w:pPr>
            <w:del w:id="424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  <w:del w:id="426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27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28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29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0" w:author="li liangbin" w:date="2020-02-21T19:39:00Z"/>
                <w:rFonts w:ascii="宋体" w:hAnsi="宋体"/>
                <w:b/>
                <w:szCs w:val="21"/>
              </w:rPr>
            </w:pPr>
            <w:ins w:id="43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2" w:author="li liangbin" w:date="2020-02-21T19:39:00Z"/>
                <w:rFonts w:ascii="宋体" w:hAnsi="宋体"/>
                <w:b/>
                <w:szCs w:val="21"/>
              </w:rPr>
            </w:pPr>
            <w:ins w:id="43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4" w:author="li liangbin" w:date="2020-02-21T19:39:00Z"/>
                <w:rFonts w:ascii="宋体" w:hAnsi="宋体"/>
                <w:b/>
                <w:szCs w:val="21"/>
              </w:rPr>
            </w:pPr>
            <w:ins w:id="43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6" w:author="li liangbin" w:date="2020-02-21T19:39:00Z"/>
                <w:rFonts w:ascii="宋体" w:hAnsi="宋体"/>
                <w:b/>
                <w:szCs w:val="21"/>
              </w:rPr>
            </w:pPr>
            <w:ins w:id="43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8" w:author="li liangbin" w:date="2020-02-21T19:39:00Z"/>
                <w:rFonts w:ascii="宋体" w:hAnsi="宋体"/>
                <w:b/>
                <w:szCs w:val="21"/>
              </w:rPr>
            </w:pPr>
            <w:ins w:id="43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0" w:author="li liangbin" w:date="2020-02-21T19:39:00Z"/>
                <w:rFonts w:ascii="宋体" w:hAnsi="宋体"/>
                <w:b/>
                <w:szCs w:val="21"/>
              </w:rPr>
            </w:pPr>
            <w:ins w:id="44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2" w:author="li liangbin" w:date="2020-02-21T19:39:00Z"/>
                <w:rFonts w:ascii="宋体" w:hAnsi="宋体"/>
                <w:b/>
                <w:szCs w:val="21"/>
              </w:rPr>
            </w:pPr>
            <w:ins w:id="44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4" w:author="li liangbin" w:date="2020-02-21T19:39:00Z"/>
                <w:rFonts w:ascii="宋体" w:hAnsi="宋体"/>
                <w:b/>
                <w:szCs w:val="21"/>
              </w:rPr>
            </w:pPr>
            <w:ins w:id="44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6" w:author="li liangbin" w:date="2020-02-21T19:39:00Z"/>
                <w:rFonts w:ascii="宋体" w:hAnsi="宋体"/>
                <w:b/>
                <w:szCs w:val="21"/>
              </w:rPr>
            </w:pPr>
            <w:ins w:id="44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9910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31.45%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13027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1.10%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13170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-4.25%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9910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12179.25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108.4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-5.06%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102.92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10.88%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114.12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-10.36%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102.3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106.94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58833.33%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442.75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181.31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-81.30%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33.9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53.8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1616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43.19%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2314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7.95%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2498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-45.76%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1616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1945.75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10.55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41.90%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14.97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15.83%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17.34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-13.67%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14.97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14.46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04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05" w:author="li liangbin" w:date="2020-02-21T19:39:00Z"/>
          <w:rFonts w:ascii="宋体" w:hAnsi="宋体"/>
          <w:b/>
          <w:szCs w:val="21"/>
        </w:rPr>
      </w:pPr>
      <w:bookmarkStart w:id="506" w:name="_GoBack"/>
      <w:bookmarkEnd w:id="506"/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07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08" w:author="li liangbin" w:date="2020-02-21T18:00:00Z"/>
          <w:rFonts w:ascii="宋体" w:hAnsi="宋体"/>
          <w:b/>
          <w:szCs w:val="21"/>
        </w:rPr>
      </w:pPr>
      <w:del w:id="509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10" w:author="个人用户" w:date="2020-02-12T11:26:00Z">
        <w:del w:id="511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12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</w:del>
    </w:p>
    <w:p w14:paraId="7461436A" w14:textId="799035E6" w:rsidR="00636BEE" w:rsidDel="006A791B" w:rsidRDefault="005A6A10" w:rsidP="00BB2B93">
      <w:pPr>
        <w:snapToGrid w:val="0"/>
        <w:spacing w:beforeLines="50" w:before="156" w:line="360" w:lineRule="auto"/>
        <w:jc w:val="left"/>
        <w:rPr>
          <w:del w:id="513" w:author="li liangbin" w:date="2020-02-21T18:29:00Z"/>
          <w:rFonts w:ascii="宋体" w:hAnsi="宋体"/>
          <w:b/>
          <w:szCs w:val="21"/>
        </w:rPr>
      </w:pPr>
      <w:del w:id="514" w:author="li liangbin" w:date="2020-02-21T18:01:00Z">
        <w:r>
          <w:rPr>
            <w:rFonts w:ascii="宋体" w:hAnsi="宋体"/>
            <w:b/>
            <w:szCs w:val="21"/>
          </w:rPr>
          <w:pict w14:anchorId="56702566">
            <v:shape id="_x0000_i1143" type="#_x0000_t75" style="width:235.8pt;height:142.8pt">
              <v:imagedata r:id="rId18" o:title="wen1#A"/>
              <o:lock v:ext="edit" aspectratio="f"/>
            </v:shape>
          </w:pict>
        </w:r>
      </w:del>
      <w:del w:id="515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16" w:author="li liangbin" w:date="2020-02-21T18:09:00Z">
        <w:r>
          <w:rPr>
            <w:rFonts w:ascii="宋体" w:hAnsi="宋体"/>
            <w:b/>
            <w:szCs w:val="21"/>
          </w:rPr>
          <w:pict w14:anchorId="27579FA9">
            <v:shape id="_x0000_i1144" type="#_x0000_t75" style="width:235.8pt;height:142.8pt">
              <v:imagedata r:id="rId19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17" w:author="li liangbin" w:date="2020-02-21T18:29:00Z"/>
          <w:rFonts w:ascii="宋体" w:hAnsi="宋体"/>
          <w:b/>
          <w:szCs w:val="21"/>
        </w:rPr>
      </w:pPr>
      <w:del w:id="518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519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0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21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2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3" w:author="li liangbin" w:date="2020-02-21T18:34:00Z"/>
          <w:rFonts w:ascii="宋体" w:hAnsi="宋体"/>
          <w:b/>
          <w:szCs w:val="21"/>
        </w:rPr>
      </w:pPr>
      <w:ins w:id="524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r>
          <w:rPr>
            <w:rFonts w:ascii="宋体" w:hAnsi="宋体" w:hint="eastAsia"/>
            <w:b/>
            <w:szCs w:val="21"/>
          </w:rPr>
          <w:t>曲线内部各部分面积和高度对比分析</w:t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5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26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27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1#曲线4个区域高度分布图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2#曲线4个区域高度分布图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3#曲线4个区域高度分布图</w:t>
        </w:r>
      </w:ins>
    </w:p>
    <w:p w14:paraId="4854A80D" w14:textId="2E4A6895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4" w:author="li liangbin" w:date="2020-02-21T18:01:00Z"/>
          <w:rFonts w:ascii="宋体" w:hAnsi="宋体"/>
          <w:b/>
          <w:szCs w:val="21"/>
        </w:rPr>
      </w:pPr>
      <w:del w:id="555" w:author="li liangbin" w:date="2020-02-21T18:01:00Z">
        <w:r>
          <w:rPr>
            <w:rFonts w:ascii="宋体" w:hAnsi="宋体"/>
            <w:b/>
            <w:szCs w:val="21"/>
          </w:rPr>
          <w:pict w14:anchorId="6794D58F">
            <v:shape id="_x0000_i1145" type="#_x0000_t75" style="width:235.8pt;height:142.8pt">
              <v:imagedata r:id="rId20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53D1AD82">
            <v:shape id="_x0000_i1146" type="#_x0000_t75" style="width:235.8pt;height:142.8pt">
              <v:imagedata r:id="rId21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56" w:author="li liangbin" w:date="2020-02-21T18:01:00Z"/>
          <w:rFonts w:ascii="宋体" w:hAnsi="宋体"/>
          <w:b/>
          <w:szCs w:val="21"/>
        </w:rPr>
      </w:pPr>
      <w:del w:id="55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58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9" w:author="li liangbin" w:date="2020-02-21T18:01:00Z"/>
          <w:rFonts w:ascii="宋体" w:hAnsi="宋体"/>
          <w:b/>
          <w:szCs w:val="21"/>
        </w:rPr>
      </w:pPr>
      <w:del w:id="560" w:author="li liangbin" w:date="2020-02-21T18:01:00Z">
        <w:r>
          <w:rPr>
            <w:rFonts w:ascii="宋体" w:hAnsi="宋体"/>
            <w:b/>
            <w:szCs w:val="21"/>
          </w:rPr>
          <w:pict w14:anchorId="2DFA36E9">
            <v:shape id="_x0000_i1147" type="#_x0000_t75" style="width:235.8pt;height:142.8pt">
              <v:imagedata r:id="rId22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3194496">
            <v:shape id="_x0000_i1148" type="#_x0000_t75" style="width:235.8pt;height:142.8pt">
              <v:imagedata r:id="rId23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1" w:author="li liangbin" w:date="2020-02-21T18:01:00Z"/>
          <w:rFonts w:ascii="宋体" w:hAnsi="宋体"/>
          <w:b/>
          <w:szCs w:val="21"/>
        </w:rPr>
      </w:pPr>
      <w:del w:id="56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63" w:author="li liangbin" w:date="2020-02-21T18:01:00Z"/>
          <w:sz w:val="24"/>
          <w:szCs w:val="28"/>
        </w:rPr>
      </w:pPr>
    </w:p>
    <w:p w14:paraId="73114CFD" w14:textId="652F09D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4" w:author="li liangbin" w:date="2020-02-21T18:01:00Z"/>
          <w:rFonts w:ascii="宋体" w:hAnsi="宋体"/>
          <w:b/>
          <w:szCs w:val="21"/>
        </w:rPr>
      </w:pPr>
      <w:del w:id="565" w:author="li liangbin" w:date="2020-02-21T18:01:00Z">
        <w:r>
          <w:rPr>
            <w:rFonts w:ascii="宋体" w:hAnsi="宋体"/>
            <w:b/>
            <w:szCs w:val="21"/>
          </w:rPr>
          <w:pict w14:anchorId="2B691452">
            <v:shape id="_x0000_i1149" type="#_x0000_t75" style="width:235.8pt;height:142.8pt">
              <v:imagedata r:id="rId24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93D61EE">
            <v:shape id="_x0000_i1150" type="#_x0000_t75" style="width:235.8pt;height:142.8pt">
              <v:imagedata r:id="rId25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6" w:author="li liangbin" w:date="2020-02-21T18:01:00Z"/>
          <w:rFonts w:ascii="宋体" w:hAnsi="宋体"/>
          <w:b/>
          <w:szCs w:val="21"/>
        </w:rPr>
      </w:pPr>
      <w:del w:id="56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68" w:author="li liangbin" w:date="2020-02-21T18:01:00Z"/>
          <w:sz w:val="24"/>
          <w:szCs w:val="28"/>
        </w:rPr>
      </w:pPr>
    </w:p>
    <w:p w14:paraId="2602AE38" w14:textId="7FF4F6AD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9" w:author="li liangbin" w:date="2020-02-21T18:01:00Z"/>
          <w:rFonts w:ascii="宋体" w:hAnsi="宋体"/>
          <w:b/>
          <w:szCs w:val="21"/>
        </w:rPr>
      </w:pPr>
      <w:del w:id="570" w:author="li liangbin" w:date="2020-02-21T18:01:00Z">
        <w:r>
          <w:rPr>
            <w:rFonts w:ascii="宋体" w:hAnsi="宋体"/>
            <w:b/>
            <w:szCs w:val="21"/>
          </w:rPr>
          <w:pict w14:anchorId="42E2E6FD">
            <v:shape id="_x0000_i1151" type="#_x0000_t75" style="width:235.8pt;height:142.8pt">
              <v:imagedata r:id="rId26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15C457BF">
            <v:shape id="_x0000_i1152" type="#_x0000_t75" style="width:235.8pt;height:142.8pt">
              <v:imagedata r:id="rId27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1" w:author="li liangbin" w:date="2020-02-21T18:01:00Z"/>
          <w:rFonts w:ascii="宋体" w:hAnsi="宋体"/>
          <w:b/>
          <w:szCs w:val="21"/>
        </w:rPr>
      </w:pPr>
      <w:del w:id="57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3" w:author="li liangbin" w:date="2020-02-21T18:01:00Z"/>
          <w:sz w:val="24"/>
          <w:szCs w:val="28"/>
        </w:rPr>
      </w:pPr>
    </w:p>
    <w:p w14:paraId="0C7A05AF" w14:textId="75D8A917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4" w:author="li liangbin" w:date="2020-02-21T18:01:00Z"/>
          <w:rFonts w:ascii="宋体" w:hAnsi="宋体"/>
          <w:b/>
          <w:szCs w:val="21"/>
        </w:rPr>
      </w:pPr>
      <w:del w:id="575" w:author="li liangbin" w:date="2020-02-21T18:01:00Z">
        <w:r>
          <w:rPr>
            <w:rFonts w:ascii="宋体" w:hAnsi="宋体"/>
            <w:b/>
            <w:szCs w:val="21"/>
          </w:rPr>
          <w:pict w14:anchorId="2866FA14">
            <v:shape id="_x0000_i1153" type="#_x0000_t75" style="width:235.8pt;height:142.8pt">
              <v:imagedata r:id="rId28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19493E1">
            <v:shape id="_x0000_i1154" type="#_x0000_t75" style="width:235.8pt;height:142.8pt">
              <v:imagedata r:id="rId29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6" w:author="li liangbin" w:date="2020-02-21T18:01:00Z"/>
          <w:rFonts w:ascii="宋体" w:hAnsi="宋体"/>
          <w:b/>
          <w:szCs w:val="21"/>
        </w:rPr>
      </w:pPr>
      <w:del w:id="57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8" w:author="li liangbin" w:date="2020-02-21T18:01:00Z"/>
          <w:sz w:val="24"/>
          <w:szCs w:val="28"/>
        </w:rPr>
      </w:pPr>
    </w:p>
    <w:p w14:paraId="32E7E9A8" w14:textId="252461E6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9" w:author="li liangbin" w:date="2020-02-21T18:01:00Z"/>
          <w:rFonts w:ascii="宋体" w:hAnsi="宋体"/>
          <w:b/>
          <w:szCs w:val="21"/>
        </w:rPr>
      </w:pPr>
      <w:del w:id="580" w:author="li liangbin" w:date="2020-02-21T18:01:00Z">
        <w:r>
          <w:rPr>
            <w:rFonts w:ascii="宋体" w:hAnsi="宋体"/>
            <w:b/>
            <w:szCs w:val="21"/>
          </w:rPr>
          <w:pict w14:anchorId="0BF9E493">
            <v:shape id="_x0000_i1155" type="#_x0000_t75" style="width:235.8pt;height:142.8pt">
              <v:imagedata r:id="rId30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0CC299F9">
            <v:shape id="_x0000_i1156" type="#_x0000_t75" style="width:235.8pt;height:142.8pt">
              <v:imagedata r:id="rId31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1" w:author="li liangbin" w:date="2020-02-21T18:01:00Z"/>
          <w:rFonts w:ascii="宋体" w:hAnsi="宋体"/>
          <w:b/>
          <w:szCs w:val="21"/>
        </w:rPr>
      </w:pPr>
      <w:del w:id="58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3" w:author="li liangbin" w:date="2020-02-21T18:01:00Z"/>
          <w:sz w:val="24"/>
          <w:szCs w:val="28"/>
        </w:rPr>
      </w:pPr>
    </w:p>
    <w:p w14:paraId="7F2766B6" w14:textId="2608AEA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84" w:author="li liangbin" w:date="2020-02-21T18:01:00Z"/>
          <w:rFonts w:ascii="宋体" w:hAnsi="宋体"/>
          <w:b/>
          <w:szCs w:val="21"/>
        </w:rPr>
      </w:pPr>
      <w:del w:id="585" w:author="li liangbin" w:date="2020-02-21T18:01:00Z">
        <w:r>
          <w:rPr>
            <w:rFonts w:ascii="宋体" w:hAnsi="宋体"/>
            <w:b/>
            <w:szCs w:val="21"/>
          </w:rPr>
          <w:pict w14:anchorId="20998C46">
            <v:shape id="_x0000_i1157" type="#_x0000_t75" style="width:235.8pt;height:142.8pt">
              <v:imagedata r:id="rId32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3DA7105A">
            <v:shape id="_x0000_i1158" type="#_x0000_t75" style="width:235.8pt;height:142.8pt">
              <v:imagedata r:id="rId33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6" w:author="li liangbin" w:date="2020-02-21T18:01:00Z"/>
          <w:rFonts w:ascii="宋体" w:hAnsi="宋体"/>
          <w:b/>
          <w:szCs w:val="21"/>
        </w:rPr>
      </w:pPr>
      <w:del w:id="58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8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9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592" w:author="个人用户" w:date="2020-02-12T11:26:00Z">
        <w:del w:id="593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594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r w:rsidDel="00636BEE">
          <w:rPr>
            <w:rFonts w:ascii="宋体" w:hAnsi="宋体" w:hint="eastAsia"/>
            <w:b/>
            <w:szCs w:val="21"/>
          </w:rPr>
          <w:delText>各曲线之间对比分析</w:delText>
        </w:r>
      </w:del>
    </w:p>
    <w:p w14:paraId="067A4AF9" w14:textId="07B44297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>
          <w:rPr>
            <w:rFonts w:ascii="宋体" w:hAnsi="宋体"/>
            <w:b/>
            <w:szCs w:val="21"/>
          </w:rPr>
          <w:pict w14:anchorId="4D2B2C01">
            <v:shape id="_x0000_i1051" type="#_x0000_t75" style="width:235.8pt;height:142.8pt">
              <v:imagedata r:id="rId34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0C43FE01">
            <v:shape id="_x0000_i1052" type="#_x0000_t75" style="width:235.8pt;height:142.8pt">
              <v:imagedata r:id="rId35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597" w:author="li liangbin" w:date="2020-02-21T18:01:00Z"/>
          <w:rFonts w:ascii="宋体" w:hAnsi="宋体"/>
          <w:b/>
          <w:szCs w:val="21"/>
        </w:rPr>
      </w:pPr>
      <w:del w:id="59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>
          <w:rPr>
            <w:rFonts w:ascii="宋体" w:hAnsi="宋体"/>
            <w:b/>
            <w:szCs w:val="21"/>
          </w:rPr>
          <w:pict w14:anchorId="27742576">
            <v:shape id="_x0000_i1053" type="#_x0000_t75" style="width:235.8pt;height:142.8pt">
              <v:imagedata r:id="rId36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2DCDE314">
            <v:shape id="_x0000_i1054" type="#_x0000_t75" style="width:235.8pt;height:142.8pt">
              <v:imagedata r:id="rId37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2" w:author="li liangbin" w:date="2020-02-21T18:01:00Z"/>
          <w:rFonts w:ascii="宋体" w:hAnsi="宋体"/>
          <w:b/>
          <w:szCs w:val="21"/>
        </w:rPr>
      </w:pPr>
      <w:del w:id="60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0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>
          <w:rPr>
            <w:rFonts w:ascii="宋体" w:hAnsi="宋体"/>
            <w:b/>
            <w:szCs w:val="21"/>
          </w:rPr>
          <w:pict w14:anchorId="4E8D4D7B">
            <v:shape id="_x0000_i1055" type="#_x0000_t75" style="width:235.8pt;height:142.8pt">
              <v:imagedata r:id="rId38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DE25202">
            <v:shape id="_x0000_i1056" type="#_x0000_t75" style="width:235.8pt;height:142.8pt">
              <v:imagedata r:id="rId39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7" w:author="li liangbin" w:date="2020-02-21T18:01:00Z"/>
          <w:rFonts w:ascii="宋体" w:hAnsi="宋体"/>
          <w:b/>
          <w:szCs w:val="21"/>
        </w:rPr>
      </w:pPr>
      <w:del w:id="60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09" w:author="li liangbin" w:date="2020-02-21T18:01:00Z"/>
          <w:sz w:val="24"/>
          <w:szCs w:val="28"/>
        </w:rPr>
      </w:pPr>
    </w:p>
    <w:p w14:paraId="5AA64668" w14:textId="56F466D9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>
          <w:rPr>
            <w:rFonts w:ascii="宋体" w:hAnsi="宋体"/>
            <w:b/>
            <w:szCs w:val="21"/>
          </w:rPr>
          <w:pict w14:anchorId="0E70E6E7">
            <v:shape id="_x0000_i1057" type="#_x0000_t75" style="width:235.8pt;height:142.8pt">
              <v:imagedata r:id="rId40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C56ED08">
            <v:shape id="_x0000_i1058" type="#_x0000_t75" style="width:235.8pt;height:142.8pt">
              <v:imagedata r:id="rId41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12" w:author="li liangbin" w:date="2020-02-21T18:01:00Z"/>
          <w:rFonts w:ascii="宋体" w:hAnsi="宋体" w:hint="eastAsia"/>
          <w:b/>
          <w:szCs w:val="21"/>
        </w:rPr>
      </w:pPr>
      <w:del w:id="61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14" w:author="li liangbin" w:date="2020-02-21T18:01:00Z"/>
          <w:rFonts w:hint="eastAsia"/>
          <w:sz w:val="24"/>
          <w:szCs w:val="28"/>
        </w:rPr>
      </w:pPr>
    </w:p>
    <w:p w14:paraId="59987AF1" w14:textId="77777777" w:rsidR="002C128D" w:rsidRPr="002C128D" w:rsidRDefault="002C128D" w:rsidP="005A6A10">
      <w:pPr>
        <w:snapToGrid w:val="0"/>
        <w:spacing w:line="360" w:lineRule="auto"/>
        <w:rPr>
          <w:rFonts w:hint="eastAsia"/>
          <w:sz w:val="24"/>
          <w:szCs w:val="28"/>
        </w:rPr>
        <w:pPrChange w:id="615" w:author="li liangbin" w:date="2020-03-30T16:49:00Z">
          <w:pPr>
            <w:snapToGrid w:val="0"/>
            <w:spacing w:line="360" w:lineRule="auto"/>
            <w:ind w:firstLineChars="50" w:firstLine="120"/>
            <w:jc w:val="center"/>
          </w:pPr>
        </w:pPrChange>
      </w:pPr>
    </w:p>
    <w:sectPr w:rsidR="002C128D" w:rsidRPr="002C128D" w:rsidSect="00FD1C64">
      <w:headerReference w:type="default" r:id="rId42"/>
      <w:footerReference w:type="even" r:id="rId43"/>
      <w:footerReference w:type="default" r:id="rId44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B5031" w14:textId="77777777" w:rsidR="00BA60A2" w:rsidRDefault="00BA60A2">
      <w:r>
        <w:separator/>
      </w:r>
    </w:p>
  </w:endnote>
  <w:endnote w:type="continuationSeparator" w:id="0">
    <w:p w14:paraId="4B2D3C5B" w14:textId="77777777" w:rsidR="00BA60A2" w:rsidRDefault="00BA6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584A073F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A6A10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18048D3E" w:rsidR="00636BEE" w:rsidRDefault="00636BEE" w:rsidP="00E077B7">
    <w:pPr>
      <w:pStyle w:val="a4"/>
      <w:ind w:firstLine="360"/>
      <w:jc w:val="center"/>
    </w:pPr>
    <w:del w:id="616" w:author="li liangbin" w:date="2020-03-30T16:47:00Z">
      <w:r w:rsidDel="005A6A10">
        <w:rPr>
          <w:rFonts w:hint="eastAsia"/>
        </w:rPr>
        <w:delText>可视平板数字化处理与分析系统</w:delText>
      </w:r>
      <w:r w:rsidDel="005A6A10">
        <w:rPr>
          <w:rFonts w:hint="eastAsia"/>
        </w:rPr>
        <w:delText xml:space="preserve">2015  </w:delText>
      </w:r>
      <w:r w:rsidDel="005A6A10">
        <w:rPr>
          <w:rFonts w:hint="eastAsia"/>
        </w:rPr>
        <w:delText>技术支持</w:delText>
      </w:r>
      <w:r w:rsidDel="005A6A10">
        <w:rPr>
          <w:rFonts w:hint="eastAsia"/>
        </w:rPr>
        <w:delText>:www.fracid.n</w:delText>
      </w:r>
    </w:del>
    <w:del w:id="617" w:author="li liangbin" w:date="2020-03-30T16:48:00Z">
      <w:r w:rsidDel="005A6A10">
        <w:rPr>
          <w:rFonts w:hint="eastAsia"/>
        </w:rPr>
        <w:delText>et</w:delTex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9C3FEA" w14:textId="77777777" w:rsidR="00BA60A2" w:rsidRDefault="00BA60A2">
      <w:r>
        <w:separator/>
      </w:r>
    </w:p>
  </w:footnote>
  <w:footnote w:type="continuationSeparator" w:id="0">
    <w:p w14:paraId="28928C33" w14:textId="77777777" w:rsidR="00BA60A2" w:rsidRDefault="00BA6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A6A10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0A2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  <w:style w:type="paragraph" w:styleId="af">
    <w:name w:val="footnote text"/>
    <w:basedOn w:val="a"/>
    <w:link w:val="af0"/>
    <w:semiHidden/>
    <w:unhideWhenUsed/>
    <w:rsid w:val="005A6A10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link w:val="af"/>
    <w:semiHidden/>
    <w:rsid w:val="005A6A10"/>
    <w:rPr>
      <w:kern w:val="2"/>
      <w:sz w:val="18"/>
      <w:szCs w:val="18"/>
    </w:rPr>
  </w:style>
  <w:style w:type="character" w:styleId="af1">
    <w:name w:val="footnote reference"/>
    <w:semiHidden/>
    <w:unhideWhenUsed/>
    <w:rsid w:val="005A6A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microsoft.com/office/2011/relationships/people" Target="peop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F6C1B-E657-4721-A827-7F2FF8DB6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621</Words>
  <Characters>3544</Characters>
  <Application>Microsoft Office Word</Application>
  <DocSecurity>0</DocSecurity>
  <Lines>29</Lines>
  <Paragraphs>8</Paragraphs>
  <ScaleCrop>false</ScaleCrop>
  <Company>upc</Company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60</cp:revision>
  <dcterms:created xsi:type="dcterms:W3CDTF">2020-02-12T07:09:00Z</dcterms:created>
  <dcterms:modified xsi:type="dcterms:W3CDTF">2020-03-30T08:49:00Z</dcterms:modified>
</cp:coreProperties>
</file>