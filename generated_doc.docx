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1F7DA2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.05pt;height:76.85pt;visibility:visible">
              <v:imagedata r:id="rId7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6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  <w:commentRangeEnd w:id="6"/>
      <w:r w:rsidR="00BC5BA1">
        <w:rPr>
          <w:rStyle w:val="a8"/>
        </w:rPr>
        <w:commentReference w:id="6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7" w:author="li liangbin" w:date="2020-02-14T13:12:00Z">
              <w:r>
                <w:rPr>
                  <w:rFonts w:ascii="宋体" w:hAnsi="宋体" w:hint="eastAsia"/>
                  <w:szCs w:val="21"/>
                </w:rPr>
                <w:t>设备</w:t>
              </w:r>
            </w:ins>
            <w:del w:id="8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9" w:author="li liangbin" w:date="2020-02-14T13:12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14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5" w:author="li liangbin" w:date="2020-02-14T13:16:00Z">
              <w:r>
                <w:rPr>
                  <w:rFonts w:ascii="宋体" w:hAnsi="宋体"/>
                  <w:szCs w:val="21"/>
                </w:rPr>
                <w:t>2018，9</w:t>
              </w:r>
            </w:ins>
            <w:del w:id="18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9" w:author="li liangbin" w:date="2020-02-14T13:18:00Z">
              <w:r>
                <w:rPr>
                  <w:rFonts w:ascii="宋体" w:hAnsi="宋体"/>
                  <w:szCs w:val="21"/>
                </w:rPr>
                <w:t>2017，7</w:t>
              </w:r>
            </w:ins>
            <w:del w:id="20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1" w:author="li liangbin" w:date="2020-02-14T13:18:00Z">
              <w:r>
                <w:rPr>
                  <w:rFonts w:ascii="宋体" w:hAnsi="宋体" w:hint="eastAsia"/>
                  <w:szCs w:val="21"/>
                </w:rPr>
                <w:t>咯i两笔</w:t>
              </w:r>
            </w:ins>
            <w:del w:id="25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6" w:author="li liangbin" w:date="2020-02-14T13:20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9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30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1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中国石油大学华东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35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  <w:commentRangeEnd w:id="35"/>
      <w:r w:rsidR="00BC5BA1">
        <w:rPr>
          <w:rStyle w:val="a8"/>
        </w:rPr>
        <w:commentReference w:id="35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6" w:author="li liangbin" w:date="2020-02-14T13:24:00Z">
              <w:r>
                <w:rPr>
                  <w:rFonts w:ascii="宋体" w:hAnsi="宋体" w:hint="eastAsia"/>
                  <w:szCs w:val="21"/>
                </w:rPr>
                <w:t>石化油</w:t>
              </w:r>
            </w:ins>
            <w:del w:id="40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1" w:author="li liangbin" w:date="2020-02-14T13:27:00Z">
              <w:r>
                <w:rPr>
                  <w:rFonts w:ascii="宋体" w:hAnsi="宋体" w:hint="eastAsia"/>
                  <w:szCs w:val="21"/>
                </w:rPr>
                <w:t>克利</w:t>
              </w:r>
            </w:ins>
            <w:del w:id="4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3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4" w:author="li liangbin" w:date="2020-02-14T13:25:00Z">
              <w:r>
                <w:rPr>
                  <w:rFonts w:ascii="宋体" w:hAnsi="宋体"/>
                  <w:szCs w:val="21"/>
                </w:rPr>
                <w:t>34</w:t>
              </w:r>
            </w:ins>
            <w:del w:id="47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8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9" w:author="li liangbin" w:date="2020-02-14T13:27:00Z">
              <w:r>
                <w:rPr>
                  <w:rFonts w:ascii="宋体" w:hAnsi="宋体"/>
                  <w:szCs w:val="21"/>
                </w:rPr>
                <w:t>五4</w:t>
              </w:r>
            </w:ins>
            <w:del w:id="5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3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4" w:author="li liangbin" w:date="2020-02-14T13:26:00Z">
              <w:r>
                <w:rPr>
                  <w:rFonts w:ascii="宋体" w:hAnsi="宋体"/>
                  <w:szCs w:val="21"/>
                </w:rPr>
                <w:t>234</w:t>
              </w:r>
            </w:ins>
            <w:del w:id="57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8" w:author="li liangbin" w:date="2020-02-14T13:28:00Z">
              <w:r>
                <w:rPr>
                  <w:rFonts w:ascii="宋体" w:hAnsi="宋体"/>
                  <w:szCs w:val="21"/>
                </w:rPr>
                <w:t>234</w:t>
              </w:r>
            </w:ins>
            <w:del w:id="59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60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61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2" w:author="li liangbin" w:date="2020-02-14T13:29:00Z">
              <w:r w:rsidR="006B658F">
                <w:rPr>
                  <w:rFonts w:ascii="宋体" w:hAnsi="宋体"/>
                  <w:szCs w:val="21"/>
                </w:rPr>
                <w:t>我也不知道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3" w:author="li liangbin" w:date="2020-02-14T16:37:00Z"/>
          <w:rFonts w:ascii="宋体" w:hAnsi="宋体"/>
          <w:b/>
          <w:szCs w:val="21"/>
        </w:rPr>
      </w:pPr>
      <w:commentRangeStart w:id="64"/>
      <w:del w:id="65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6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  <w:commentRangeEnd w:id="64"/>
      <w:r w:rsidR="009132E2">
        <w:rPr>
          <w:rStyle w:val="a8"/>
        </w:rPr>
        <w:commentReference w:id="64"/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71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72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3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4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5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6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45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24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25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27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58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0.43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0.47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30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40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60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0.67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68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345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8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9" w:author="li liangbin" w:date="2020-02-14T16:43:00Z"/>
                <w:rFonts w:ascii="宋体" w:hAnsi="宋体"/>
                <w:b/>
                <w:sz w:val="24"/>
              </w:rPr>
            </w:pPr>
            <w:del w:id="15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1" w:author="li liangbin" w:date="2020-02-14T16:43:00Z"/>
                <w:rFonts w:ascii="宋体" w:hAnsi="宋体"/>
                <w:b/>
                <w:sz w:val="24"/>
              </w:rPr>
            </w:pPr>
            <w:del w:id="15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3" w:author="li liangbin" w:date="2020-02-14T16:43:00Z"/>
                <w:rFonts w:ascii="宋体" w:hAnsi="宋体"/>
                <w:b/>
                <w:sz w:val="24"/>
              </w:rPr>
            </w:pPr>
            <w:del w:id="15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5" w:author="li liangbin" w:date="2020-02-14T16:43:00Z"/>
                <w:rFonts w:ascii="宋体" w:hAnsi="宋体"/>
                <w:b/>
                <w:sz w:val="24"/>
              </w:rPr>
            </w:pPr>
            <w:del w:id="15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7" w:author="li liangbin" w:date="2020-02-14T16:43:00Z"/>
                <w:rFonts w:ascii="宋体" w:hAnsi="宋体"/>
                <w:b/>
                <w:sz w:val="24"/>
              </w:rPr>
            </w:pPr>
            <w:del w:id="15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9" w:author="li liangbin" w:date="2020-02-14T16:43:00Z"/>
                <w:rFonts w:ascii="宋体" w:hAnsi="宋体"/>
                <w:b/>
                <w:sz w:val="24"/>
              </w:rPr>
            </w:pPr>
            <w:del w:id="16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1" w:author="li liangbin" w:date="2020-02-14T16:43:00Z"/>
                <w:rFonts w:ascii="宋体" w:hAnsi="宋体"/>
                <w:b/>
                <w:sz w:val="24"/>
              </w:rPr>
            </w:pPr>
            <w:del w:id="16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3" w:author="li liangbin" w:date="2020-02-14T16:43:00Z"/>
                <w:rFonts w:ascii="宋体" w:hAnsi="宋体"/>
                <w:b/>
                <w:sz w:val="24"/>
              </w:rPr>
            </w:pPr>
            <w:del w:id="16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7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8" w:author="li liangbin" w:date="2020-02-14T16:43:00Z"/>
                <w:rFonts w:ascii="宋体" w:hAnsi="宋体"/>
                <w:b/>
                <w:sz w:val="24"/>
              </w:rPr>
            </w:pPr>
            <w:del w:id="16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0" w:author="li liangbin" w:date="2020-02-14T16:43:00Z"/>
                <w:rFonts w:ascii="宋体" w:hAnsi="宋体"/>
                <w:b/>
                <w:sz w:val="24"/>
              </w:rPr>
            </w:pPr>
            <w:del w:id="17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2" w:author="li liangbin" w:date="2020-02-14T16:43:00Z"/>
                <w:rFonts w:ascii="宋体" w:hAnsi="宋体"/>
                <w:b/>
                <w:sz w:val="24"/>
              </w:rPr>
            </w:pPr>
            <w:del w:id="17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4" w:author="li liangbin" w:date="2020-02-14T16:43:00Z"/>
                <w:rFonts w:ascii="宋体" w:hAnsi="宋体"/>
                <w:b/>
                <w:sz w:val="24"/>
              </w:rPr>
            </w:pPr>
            <w:del w:id="17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6" w:author="li liangbin" w:date="2020-02-14T16:43:00Z"/>
                <w:rFonts w:ascii="宋体" w:hAnsi="宋体"/>
                <w:b/>
                <w:sz w:val="24"/>
              </w:rPr>
            </w:pPr>
            <w:del w:id="17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8" w:author="li liangbin" w:date="2020-02-14T16:43:00Z"/>
                <w:rFonts w:ascii="宋体" w:hAnsi="宋体"/>
                <w:b/>
                <w:sz w:val="24"/>
              </w:rPr>
            </w:pPr>
            <w:del w:id="17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0" w:author="li liangbin" w:date="2020-02-14T16:43:00Z"/>
                <w:rFonts w:ascii="宋体" w:hAnsi="宋体"/>
                <w:b/>
                <w:sz w:val="24"/>
              </w:rPr>
            </w:pPr>
            <w:del w:id="18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2" w:author="li liangbin" w:date="2020-02-14T16:43:00Z"/>
                <w:rFonts w:ascii="宋体" w:hAnsi="宋体"/>
                <w:b/>
                <w:sz w:val="24"/>
              </w:rPr>
            </w:pPr>
            <w:del w:id="18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4" w:author="li liangbin" w:date="2020-02-14T16:43:00Z"/>
                <w:rFonts w:ascii="宋体" w:hAnsi="宋体"/>
                <w:b/>
                <w:sz w:val="24"/>
              </w:rPr>
            </w:pPr>
            <w:del w:id="18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6" w:author="li liangbin" w:date="2020-02-14T16:43:00Z">
              <w:r>
                <w:rPr>
                  <w:rFonts w:ascii="宋体" w:hAnsi="宋体"/>
                  <w:sz w:val="24"/>
                </w:rPr>
                <w:t>0.48</w:t>
              </w:r>
            </w:ins>
            <w:del w:id="19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91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92" w:author="li liangbin" w:date="2020-02-14T16:44:00Z">
              <w:r>
                <w:rPr>
                  <w:rFonts w:ascii="宋体" w:hAnsi="宋体"/>
                  <w:sz w:val="24"/>
                </w:rPr>
                <w:t>0.55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6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7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198"/>
      <w:r>
        <w:rPr>
          <w:rFonts w:ascii="宋体" w:hAnsi="宋体" w:hint="eastAsia"/>
          <w:b/>
          <w:szCs w:val="21"/>
        </w:rPr>
        <w:t>流速与水平速度关系回归式</w:t>
      </w:r>
      <w:commentRangeEnd w:id="198"/>
      <w:r w:rsidR="00650CA3">
        <w:rPr>
          <w:rStyle w:val="a8"/>
        </w:rPr>
        <w:commentReference w:id="198"/>
      </w:r>
    </w:p>
    <w:p w14:paraId="6DB9C101" w14:textId="42FC6166" w:rsidR="00DB1CA6" w:rsidRDefault="001F7DA2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9" w:author="li liangbin" w:date="2020-02-21T17:36:00Z">
        <w:r w:rsidDel="001F7DA2">
          <w:rPr>
            <w:rFonts w:ascii="宋体" w:hAnsi="宋体"/>
            <w:b/>
            <w:szCs w:val="21"/>
          </w:rPr>
          <w:pict w14:anchorId="35F6BDD9">
            <v:shape id="_x0000_i1026" type="#_x0000_t75" style="width:293.75pt;height:178.45pt">
              <v:imagedata r:id="rId10" o:title="wen流速-Vx回归"/>
              <o:lock v:ext="edit" aspectratio="f"/>
            </v:shape>
          </w:pict>
        </w:r>
      </w:del>
      <w:ins w:id="200" w:author="li liangbin" w:date="2020-02-21T17:36:00Z">
        <w:r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201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202" w:author="li liangbin" w:date="2020-02-21T17:42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5" w:author="li liangbin" w:date="2020-02-21T17:42:00Z">
        <w:r w:rsidR="001F7DA2">
          <w:rPr>
            <w:rFonts w:ascii="宋体" w:hAnsi="宋体"/>
            <w:b/>
            <w:szCs w:val="21"/>
          </w:rPr>
          <w:t>0.55</w:t>
        </w:r>
      </w:ins>
      <w:del w:id="208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09"/>
      <w:r>
        <w:rPr>
          <w:rFonts w:ascii="宋体" w:hAnsi="宋体" w:hint="eastAsia"/>
          <w:b/>
          <w:szCs w:val="21"/>
        </w:rPr>
        <w:t>流速与垂直速度关系回归式</w:t>
      </w:r>
      <w:commentRangeEnd w:id="209"/>
      <w:r w:rsidR="00650CA3">
        <w:rPr>
          <w:rStyle w:val="a8"/>
        </w:rPr>
        <w:commentReference w:id="209"/>
      </w:r>
    </w:p>
    <w:p w14:paraId="38AF19FB" w14:textId="1E76A996" w:rsidR="006B2689" w:rsidRDefault="001F7DA2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10" w:author="li liangbin" w:date="2020-02-21T17:37:00Z">
        <w:r w:rsidDel="001F7DA2">
          <w:rPr>
            <w:rFonts w:ascii="宋体" w:hAnsi="宋体"/>
            <w:b/>
            <w:szCs w:val="21"/>
          </w:rPr>
          <w:pict w14:anchorId="55DE0173">
            <v:shape id="_x0000_i1027" type="#_x0000_t75" style="width:293.75pt;height:178.45pt">
              <v:imagedata r:id="rId11" o:title="wen流速-Vy回归"/>
              <o:lock v:ext="edit" aspectratio="f"/>
            </v:shape>
          </w:pict>
        </w:r>
      </w:del>
      <w:ins w:id="211" w:author="li liangbin" w:date="2020-02-21T17:37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12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13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7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8" w:author="li liangbin" w:date="2020-02-21T17:41:00Z">
        <w:r w:rsidR="001F7DA2">
          <w:rPr>
            <w:rFonts w:ascii="宋体" w:hAnsi="宋体"/>
            <w:b/>
            <w:szCs w:val="21"/>
          </w:rPr>
          <w:t>0.42</w:t>
        </w:r>
      </w:ins>
      <w:del w:id="223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24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5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26"/>
      <w:r>
        <w:rPr>
          <w:rFonts w:ascii="宋体" w:hAnsi="宋体" w:hint="eastAsia"/>
          <w:b/>
          <w:szCs w:val="21"/>
        </w:rPr>
        <w:t>砂比与水平速度关系回归式</w:t>
      </w:r>
      <w:commentRangeEnd w:id="226"/>
      <w:r w:rsidR="009D5914">
        <w:rPr>
          <w:rStyle w:val="a8"/>
        </w:rPr>
        <w:commentReference w:id="226"/>
      </w:r>
    </w:p>
    <w:p w14:paraId="3CF06E10" w14:textId="72628744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7" w:author="li liangbin" w:date="2020-02-21T17:38:00Z">
        <w:r w:rsidDel="001F7DA2">
          <w:rPr>
            <w:rFonts w:ascii="宋体" w:hAnsi="宋体"/>
            <w:b/>
            <w:szCs w:val="21"/>
          </w:rPr>
          <w:pict w14:anchorId="40EA8DE4">
            <v:shape id="_x0000_i1028" type="#_x0000_t75" style="width:293.75pt;height:178.45pt">
              <v:imagedata r:id="rId12" o:title="wen砂比-Vx回归"/>
              <o:lock v:ext="edit" aspectratio="f"/>
            </v:shape>
          </w:pict>
        </w:r>
      </w:del>
      <w:ins w:id="228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9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0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34" w:author="li liangbin" w:date="2020-02-21T17:41:00Z">
        <w:r w:rsidR="001F7DA2">
          <w:rPr>
            <w:rFonts w:ascii="宋体" w:hAnsi="宋体"/>
            <w:b/>
            <w:szCs w:val="21"/>
          </w:rPr>
          <w:t>0.52</w:t>
        </w:r>
      </w:ins>
      <w:del w:id="237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38"/>
      <w:r>
        <w:rPr>
          <w:rFonts w:ascii="宋体" w:hAnsi="宋体" w:hint="eastAsia"/>
          <w:b/>
          <w:szCs w:val="21"/>
        </w:rPr>
        <w:t>砂比与垂直速度关系回归式</w:t>
      </w:r>
      <w:commentRangeEnd w:id="238"/>
      <w:r w:rsidR="009D5914">
        <w:rPr>
          <w:rStyle w:val="a8"/>
        </w:rPr>
        <w:commentReference w:id="238"/>
      </w:r>
    </w:p>
    <w:p w14:paraId="598253F7" w14:textId="57270BCE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9" w:author="li liangbin" w:date="2020-02-21T17:38:00Z">
        <w:r w:rsidDel="001F7DA2">
          <w:rPr>
            <w:rFonts w:ascii="宋体" w:hAnsi="宋体"/>
            <w:b/>
            <w:szCs w:val="21"/>
          </w:rPr>
          <w:lastRenderedPageBreak/>
          <w:pict w14:anchorId="01523A00">
            <v:shape id="_x0000_i1029" type="#_x0000_t75" style="width:293.75pt;height:178.45pt">
              <v:imagedata r:id="rId13" o:title="wen砂比-Vy回归"/>
              <o:lock v:ext="edit" aspectratio="f"/>
            </v:shape>
          </w:pict>
        </w:r>
      </w:del>
      <w:ins w:id="240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3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44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8" w:author="li liangbin" w:date="2020-02-21T17:41:00Z">
        <w:r w:rsidR="001F7DA2">
          <w:rPr>
            <w:rFonts w:ascii="宋体" w:hAnsi="宋体"/>
            <w:b/>
            <w:szCs w:val="21"/>
          </w:rPr>
          <w:t>0.6</w:t>
        </w:r>
      </w:ins>
      <w:del w:id="251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5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5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54"/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  <w:commentRangeEnd w:id="254"/>
      <w:r w:rsidR="00BD62CF">
        <w:rPr>
          <w:rStyle w:val="a8"/>
        </w:rPr>
        <w:commentReference w:id="254"/>
      </w:r>
    </w:p>
    <w:p w14:paraId="50ECECFB" w14:textId="5631A076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39:00Z">
        <w:r w:rsidDel="001F7DA2">
          <w:rPr>
            <w:rFonts w:ascii="宋体" w:hAnsi="宋体"/>
            <w:b/>
            <w:szCs w:val="21"/>
          </w:rPr>
          <w:pict w14:anchorId="4A87C121">
            <v:shape id="_x0000_i1030" type="#_x0000_t75" style="width:293.75pt;height:178.45pt">
              <v:imagedata r:id="rId14" o:title="wen支撑剂密度-Vx回归"/>
              <o:lock v:ext="edit" aspectratio="f"/>
            </v:shape>
          </w:pict>
        </w:r>
      </w:del>
      <w:ins w:id="256" w:author="li liangbin" w:date="2020-02-21T17:40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0:00Z">
        <w:r w:rsidR="001F7DA2">
          <w:rPr>
            <w:rFonts w:ascii="宋体" w:hAnsi="宋体"/>
            <w:b/>
            <w:szCs w:val="21"/>
          </w:rPr>
          <w:t>-0.0</w:t>
        </w:r>
      </w:ins>
      <w:del w:id="258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9" w:author="li liangbin" w:date="2020-02-21T17:40:00Z">
        <w:r w:rsidR="001F7DA2">
          <w:rPr>
            <w:rFonts w:ascii="宋体" w:hAnsi="宋体"/>
            <w:b/>
            <w:szCs w:val="21"/>
          </w:rPr>
          <w:t>0.51</w:t>
        </w:r>
      </w:ins>
      <w:del w:id="262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63"/>
      <w:r>
        <w:rPr>
          <w:rFonts w:ascii="宋体" w:hAnsi="宋体" w:hint="eastAsia"/>
          <w:b/>
          <w:szCs w:val="21"/>
        </w:rPr>
        <w:t>支撑剂密度与垂直速度关系回归</w:t>
      </w:r>
      <w:commentRangeEnd w:id="263"/>
      <w:r w:rsidR="00BD62CF">
        <w:rPr>
          <w:rStyle w:val="a8"/>
        </w:rPr>
        <w:commentReference w:id="263"/>
      </w:r>
      <w:r>
        <w:rPr>
          <w:rFonts w:ascii="宋体" w:hAnsi="宋体" w:hint="eastAsia"/>
          <w:b/>
          <w:szCs w:val="21"/>
        </w:rPr>
        <w:t>式</w:t>
      </w:r>
    </w:p>
    <w:p w14:paraId="5924D3D4" w14:textId="76C01004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4" w:author="li liangbin" w:date="2020-02-21T17:42:00Z">
        <w:r w:rsidDel="001F7DA2">
          <w:rPr>
            <w:rFonts w:ascii="宋体" w:hAnsi="宋体"/>
            <w:b/>
            <w:szCs w:val="21"/>
          </w:rPr>
          <w:pict w14:anchorId="5508F27E">
            <v:shape id="_x0000_i1031" type="#_x0000_t75" style="width:293.75pt;height:178.45pt">
              <v:imagedata r:id="rId15" o:title="wen支撑剂密度-Vy回归"/>
              <o:lock v:ext="edit" aspectratio="f"/>
            </v:shape>
          </w:pict>
        </w:r>
      </w:del>
      <w:ins w:id="265" w:author="li liangbin" w:date="2020-02-21T17:42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6" w:author="li liangbin" w:date="2020-02-21T17:43:00Z">
        <w:r w:rsidR="001F7DA2">
          <w:rPr>
            <w:rFonts w:ascii="宋体" w:hAnsi="宋体"/>
            <w:b/>
            <w:szCs w:val="21"/>
          </w:rPr>
          <w:t>0.0</w:t>
        </w:r>
      </w:ins>
      <w:del w:id="267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68" w:author="li liangbin" w:date="2020-02-21T17:42:00Z">
        <w:r w:rsidR="001F7DA2">
          <w:rPr>
            <w:rFonts w:ascii="宋体" w:hAnsi="宋体"/>
            <w:b/>
            <w:szCs w:val="21"/>
          </w:rPr>
          <w:t>0.51</w:t>
        </w:r>
      </w:ins>
      <w:del w:id="271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7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7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74"/>
      <w:r>
        <w:rPr>
          <w:rFonts w:ascii="宋体" w:hAnsi="宋体" w:hint="eastAsia"/>
          <w:b/>
          <w:szCs w:val="21"/>
        </w:rPr>
        <w:t>压裂液粘度与水平速度关系回归式</w:t>
      </w:r>
      <w:commentRangeEnd w:id="274"/>
      <w:r w:rsidR="00BD62CF">
        <w:rPr>
          <w:rStyle w:val="a8"/>
        </w:rPr>
        <w:commentReference w:id="274"/>
      </w:r>
    </w:p>
    <w:p w14:paraId="7296B174" w14:textId="2378665C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5" w:author="li liangbin" w:date="2020-02-21T17:43:00Z">
        <w:r w:rsidDel="001F7DA2">
          <w:rPr>
            <w:rFonts w:ascii="宋体" w:hAnsi="宋体"/>
            <w:b/>
            <w:szCs w:val="21"/>
          </w:rPr>
          <w:pict w14:anchorId="534BB978">
            <v:shape id="_x0000_i1032" type="#_x0000_t75" style="width:293.75pt;height:178.45pt">
              <v:imagedata r:id="rId16" o:title="wen压裂液粘度-Vx回归"/>
              <o:lock v:ext="edit" aspectratio="f"/>
            </v:shape>
          </w:pict>
        </w:r>
      </w:del>
      <w:ins w:id="276" w:author="li liangbin" w:date="2020-02-21T17:43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7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9" w:author="li liangbin" w:date="2020-02-21T17:43:00Z">
        <w:r w:rsidR="001F7DA2">
          <w:rPr>
            <w:rFonts w:ascii="宋体" w:hAnsi="宋体"/>
            <w:b/>
            <w:szCs w:val="21"/>
          </w:rPr>
          <w:t>0.47</w:t>
        </w:r>
      </w:ins>
      <w:del w:id="28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83"/>
      <w:r>
        <w:rPr>
          <w:rFonts w:ascii="宋体" w:hAnsi="宋体" w:hint="eastAsia"/>
          <w:b/>
          <w:szCs w:val="21"/>
        </w:rPr>
        <w:t>压裂液粘度与垂直速度关系回归式</w:t>
      </w:r>
      <w:commentRangeEnd w:id="283"/>
      <w:r w:rsidR="00BD62CF">
        <w:rPr>
          <w:rStyle w:val="a8"/>
        </w:rPr>
        <w:commentReference w:id="283"/>
      </w:r>
    </w:p>
    <w:p w14:paraId="486FE0BA" w14:textId="5BACC7B5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84" w:author="li liangbin" w:date="2020-02-21T17:44:00Z">
        <w:r w:rsidDel="001F7DA2">
          <w:rPr>
            <w:rFonts w:ascii="宋体" w:hAnsi="宋体"/>
            <w:b/>
            <w:szCs w:val="21"/>
          </w:rPr>
          <w:pict w14:anchorId="1B170770">
            <v:shape id="_x0000_i1033" type="#_x0000_t75" style="width:293.75pt;height:178.45pt">
              <v:imagedata r:id="rId17" o:title="wen压裂液粘度-Vy回归"/>
              <o:lock v:ext="edit" aspectratio="f"/>
            </v:shape>
          </w:pict>
        </w:r>
      </w:del>
      <w:ins w:id="285" w:author="li liangbin" w:date="2020-02-21T17:44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86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87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88" w:author="li liangbin" w:date="2020-02-21T17:44:00Z">
        <w:r w:rsidR="001F7DA2">
          <w:rPr>
            <w:rFonts w:ascii="宋体" w:hAnsi="宋体"/>
            <w:b/>
            <w:szCs w:val="21"/>
          </w:rPr>
          <w:t>0.48</w:t>
        </w:r>
      </w:ins>
      <w:del w:id="291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9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9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94" w:author="li liangbin" w:date="2020-02-21T18:26:00Z"/>
          <w:rFonts w:ascii="宋体" w:hAnsi="宋体"/>
          <w:b/>
          <w:szCs w:val="21"/>
        </w:rPr>
      </w:pPr>
      <w:ins w:id="295" w:author="li liangbin" w:date="2020-02-21T18:26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1F7DA2" w:rsidP="008A4B87">
      <w:pPr>
        <w:snapToGrid w:val="0"/>
        <w:spacing w:beforeLines="50" w:before="156" w:line="360" w:lineRule="auto"/>
        <w:jc w:val="center"/>
        <w:rPr>
          <w:del w:id="298" w:author="li liangbin" w:date="2020-02-21T18:26:00Z"/>
          <w:rFonts w:ascii="宋体" w:hAnsi="宋体"/>
          <w:b/>
          <w:szCs w:val="21"/>
          <w:rPrChange w:id="299" w:author="li liangbin" w:date="2020-02-21T18:18:00Z">
            <w:rPr>
              <w:del w:id="300" w:author="li liangbin" w:date="2020-02-21T18:26:00Z"/>
              <w:rFonts w:ascii="宋体" w:hAnsi="宋体"/>
              <w:b/>
              <w:szCs w:val="21"/>
            </w:rPr>
          </w:rPrChange>
        </w:rPr>
      </w:pPr>
      <w:del w:id="301" w:author="li liangbin" w:date="2020-02-21T17:45:00Z">
        <w:r w:rsidDel="001F7DA2">
          <w:rPr>
            <w:rFonts w:ascii="宋体" w:hAnsi="宋体"/>
            <w:b/>
            <w:szCs w:val="21"/>
          </w:rPr>
          <w:pict w14:anchorId="5D851B2B">
            <v:shape id="_x0000_i1155" type="#_x0000_t75" style="width:411.25pt;height:250pt">
              <v:imagedata r:id="rId18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302" w:author="li liangbin" w:date="2020-02-21T19:37:00Z"/>
          <w:rFonts w:ascii="宋体" w:hAnsi="宋体"/>
          <w:b/>
          <w:szCs w:val="21"/>
        </w:rPr>
      </w:pPr>
      <w:commentRangeStart w:id="303"/>
      <w:r>
        <w:rPr>
          <w:rFonts w:ascii="宋体" w:hAnsi="宋体" w:hint="eastAsia"/>
          <w:b/>
          <w:szCs w:val="21"/>
        </w:rPr>
        <w:t>各图数字化处理曲线</w:t>
      </w:r>
      <w:commentRangeEnd w:id="303"/>
      <w:r w:rsidR="005B5D71">
        <w:rPr>
          <w:rStyle w:val="a8"/>
        </w:rPr>
        <w:commentReference w:id="303"/>
      </w:r>
    </w:p>
    <w:p w14:paraId="4F2EA913" w14:textId="77777777" w:rsidR="003924C6" w:rsidRDefault="003924C6" w:rsidP="007B485F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  <w:pPrChange w:id="304" w:author="li liangbin" w:date="2020-02-21T19:37:00Z">
          <w:pPr>
            <w:snapToGrid w:val="0"/>
            <w:spacing w:beforeLines="50" w:before="156" w:line="360" w:lineRule="auto"/>
            <w:jc w:val="center"/>
          </w:pPr>
        </w:pPrChange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commentRangeStart w:id="305"/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</w:t>
      </w:r>
      <w:commentRangeEnd w:id="305"/>
      <w:r w:rsidR="005B5D71">
        <w:rPr>
          <w:rStyle w:val="a8"/>
        </w:rPr>
        <w:commentReference w:id="305"/>
      </w:r>
      <w:r w:rsidR="003B3F1B">
        <w:rPr>
          <w:rFonts w:ascii="宋体" w:hAnsi="宋体" w:hint="eastAsia"/>
          <w:b/>
          <w:szCs w:val="21"/>
        </w:rPr>
        <w:t>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06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307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308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9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0" w:author="li liangbin" w:date="2020-02-21T18:29:00Z"/>
                <w:rFonts w:ascii="宋体" w:hAnsi="宋体"/>
                <w:b/>
                <w:szCs w:val="21"/>
              </w:rPr>
            </w:pPr>
            <w:del w:id="31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3" w:author="li liangbin" w:date="2020-02-21T18:29:00Z"/>
                <w:rFonts w:ascii="宋体" w:hAnsi="宋体"/>
                <w:b/>
                <w:szCs w:val="21"/>
              </w:rPr>
            </w:pPr>
            <w:del w:id="31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5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6" w:author="li liangbin" w:date="2020-02-21T18:29:00Z"/>
                <w:rFonts w:ascii="宋体" w:hAnsi="宋体"/>
                <w:b/>
                <w:szCs w:val="21"/>
              </w:rPr>
            </w:pPr>
            <w:del w:id="31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9" w:author="li liangbin" w:date="2020-02-21T18:29:00Z"/>
                <w:rFonts w:ascii="宋体" w:hAnsi="宋体"/>
                <w:b/>
                <w:szCs w:val="21"/>
              </w:rPr>
            </w:pPr>
            <w:del w:id="32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2" w:author="li liangbin" w:date="2020-02-21T18:29:00Z"/>
                <w:rFonts w:ascii="宋体" w:hAnsi="宋体"/>
                <w:b/>
                <w:szCs w:val="21"/>
              </w:rPr>
            </w:pPr>
            <w:del w:id="32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4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5" w:author="li liangbin" w:date="2020-02-21T18:29:00Z"/>
                <w:rFonts w:ascii="宋体" w:hAnsi="宋体"/>
                <w:b/>
                <w:szCs w:val="21"/>
              </w:rPr>
            </w:pPr>
            <w:del w:id="32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8:29:00Z"/>
                <w:rFonts w:ascii="宋体" w:hAnsi="宋体"/>
                <w:b/>
                <w:szCs w:val="21"/>
              </w:rPr>
            </w:pPr>
            <w:del w:id="32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0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1" w:author="li liangbin" w:date="2020-02-21T18:29:00Z"/>
                <w:rFonts w:ascii="宋体" w:hAnsi="宋体"/>
                <w:b/>
                <w:szCs w:val="21"/>
              </w:rPr>
            </w:pPr>
            <w:del w:id="33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3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8:29:00Z"/>
                <w:rFonts w:ascii="宋体" w:hAnsi="宋体"/>
                <w:b/>
                <w:szCs w:val="21"/>
              </w:rPr>
            </w:pPr>
            <w:del w:id="33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36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37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38" w:author="li liangbin" w:date="2020-02-21T17:47:00Z"/>
                <w:rFonts w:ascii="宋体" w:hAnsi="宋体"/>
                <w:b/>
                <w:szCs w:val="21"/>
              </w:rPr>
            </w:pPr>
            <w:del w:id="339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0" w:author="li liangbin" w:date="2020-02-21T17:47:00Z"/>
                <w:rFonts w:ascii="宋体" w:hAnsi="宋体"/>
                <w:b/>
                <w:szCs w:val="21"/>
              </w:rPr>
            </w:pPr>
            <w:del w:id="341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2" w:author="li liangbin" w:date="2020-02-21T17:47:00Z"/>
                <w:rFonts w:ascii="宋体" w:hAnsi="宋体"/>
                <w:b/>
                <w:szCs w:val="21"/>
              </w:rPr>
            </w:pPr>
            <w:del w:id="34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44" w:author="li liangbin" w:date="2020-02-21T17:47:00Z"/>
                <w:rFonts w:ascii="宋体" w:hAnsi="宋体"/>
                <w:szCs w:val="21"/>
              </w:rPr>
            </w:pPr>
            <w:del w:id="34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6" w:author="li liangbin" w:date="2020-02-21T17:47:00Z"/>
                <w:rFonts w:ascii="宋体" w:hAnsi="宋体"/>
                <w:szCs w:val="21"/>
              </w:rPr>
            </w:pPr>
            <w:del w:id="347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7:00Z"/>
                <w:rFonts w:ascii="宋体" w:hAnsi="宋体"/>
                <w:szCs w:val="21"/>
              </w:rPr>
            </w:pPr>
            <w:del w:id="34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7:00Z"/>
                <w:rFonts w:ascii="宋体" w:hAnsi="宋体"/>
                <w:szCs w:val="21"/>
              </w:rPr>
            </w:pPr>
            <w:del w:id="35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0" w:author="li liangbin" w:date="2020-02-21T17:48:00Z"/>
                <w:rFonts w:ascii="宋体" w:hAnsi="宋体"/>
                <w:b/>
                <w:szCs w:val="21"/>
              </w:rPr>
            </w:pPr>
            <w:del w:id="361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2" w:author="li liangbin" w:date="2020-02-21T17:48:00Z"/>
                <w:rFonts w:ascii="宋体" w:hAnsi="宋体"/>
                <w:b/>
                <w:szCs w:val="21"/>
              </w:rPr>
            </w:pPr>
            <w:del w:id="363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4" w:author="li liangbin" w:date="2020-02-21T17:48:00Z"/>
                <w:rFonts w:ascii="宋体" w:hAnsi="宋体"/>
                <w:szCs w:val="21"/>
              </w:rPr>
            </w:pPr>
            <w:del w:id="36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6" w:author="li liangbin" w:date="2020-02-21T17:48:00Z"/>
                <w:rFonts w:ascii="宋体" w:hAnsi="宋体"/>
                <w:szCs w:val="21"/>
              </w:rPr>
            </w:pPr>
            <w:del w:id="36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8" w:author="li liangbin" w:date="2020-02-21T17:48:00Z"/>
                <w:rFonts w:ascii="宋体" w:hAnsi="宋体"/>
                <w:szCs w:val="21"/>
              </w:rPr>
            </w:pPr>
            <w:del w:id="36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0" w:author="li liangbin" w:date="2020-02-21T17:48:00Z"/>
                <w:rFonts w:ascii="宋体" w:hAnsi="宋体"/>
                <w:szCs w:val="21"/>
              </w:rPr>
            </w:pPr>
            <w:del w:id="37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2" w:author="li liangbin" w:date="2020-02-21T17:48:00Z"/>
                <w:rFonts w:ascii="宋体" w:hAnsi="宋体"/>
                <w:szCs w:val="21"/>
              </w:rPr>
            </w:pPr>
            <w:del w:id="37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4" w:author="li liangbin" w:date="2020-02-21T17:48:00Z"/>
                <w:rFonts w:ascii="宋体" w:hAnsi="宋体"/>
                <w:szCs w:val="21"/>
              </w:rPr>
            </w:pPr>
            <w:del w:id="37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7:48:00Z"/>
                <w:rFonts w:ascii="宋体" w:hAnsi="宋体"/>
                <w:szCs w:val="21"/>
              </w:rPr>
            </w:pPr>
            <w:del w:id="37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  <w:pPrChange w:id="379" w:author="li liangbin" w:date="2020-02-21T17:48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del w:id="380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81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82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3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4" w:author="li liangbin" w:date="2020-02-21T18:29:00Z"/>
                <w:rFonts w:ascii="宋体" w:hAnsi="宋体"/>
                <w:b/>
                <w:szCs w:val="21"/>
              </w:rPr>
            </w:pPr>
            <w:del w:id="38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8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87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8" w:author="li liangbin" w:date="2020-02-21T18:29:00Z"/>
                <w:rFonts w:ascii="宋体" w:hAnsi="宋体"/>
                <w:b/>
                <w:szCs w:val="21"/>
              </w:rPr>
            </w:pPr>
            <w:del w:id="38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0" w:author="li liangbin" w:date="2020-02-21T18:29:00Z"/>
                <w:rFonts w:ascii="宋体" w:hAnsi="宋体"/>
                <w:b/>
                <w:szCs w:val="21"/>
              </w:rPr>
            </w:pPr>
            <w:del w:id="39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2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4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9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4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0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7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408" w:author="li liangbin" w:date="2020-02-21T18:29:00Z"/>
        </w:trPr>
        <w:tc>
          <w:tcPr>
            <w:tcW w:w="674" w:type="dxa"/>
            <w:vMerge/>
            <w:shd w:val="clear" w:color="auto" w:fill="auto"/>
            <w:tcPrChange w:id="409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0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411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2" w:author="li liangbin" w:date="2020-02-21T18:29:00Z"/>
                <w:rFonts w:ascii="宋体" w:hAnsi="宋体"/>
                <w:b/>
                <w:szCs w:val="21"/>
              </w:rPr>
            </w:pPr>
            <w:del w:id="4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4" w:author="li liangbin" w:date="2020-02-21T18:29:00Z"/>
                <w:rFonts w:ascii="宋体" w:hAnsi="宋体"/>
                <w:b/>
                <w:szCs w:val="21"/>
              </w:rPr>
            </w:pPr>
            <w:del w:id="41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41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18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4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30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31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32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33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4" w:author="li liangbin" w:date="2020-02-21T17:50:00Z"/>
                <w:rFonts w:ascii="宋体" w:hAnsi="宋体"/>
                <w:b/>
                <w:szCs w:val="21"/>
              </w:rPr>
            </w:pPr>
            <w:del w:id="435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6" w:author="li liangbin" w:date="2020-02-21T17:50:00Z"/>
                <w:rFonts w:ascii="宋体" w:hAnsi="宋体"/>
                <w:b/>
                <w:szCs w:val="21"/>
              </w:rPr>
            </w:pPr>
            <w:del w:id="437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8" w:author="li liangbin" w:date="2020-02-21T17:50:00Z"/>
                <w:rFonts w:ascii="宋体" w:hAnsi="宋体"/>
                <w:b/>
                <w:szCs w:val="21"/>
              </w:rPr>
            </w:pPr>
            <w:del w:id="439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40" w:author="li liangbin" w:date="2020-02-21T17:50:00Z"/>
                <w:rFonts w:ascii="宋体" w:hAnsi="宋体"/>
                <w:b/>
                <w:szCs w:val="21"/>
              </w:rPr>
            </w:pPr>
            <w:del w:id="441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42" w:author="li liangbin" w:date="2020-02-21T18:29:00Z"/>
                <w:rFonts w:ascii="宋体" w:hAnsi="宋体"/>
                <w:szCs w:val="21"/>
              </w:rPr>
            </w:pPr>
            <w:del w:id="443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44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45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46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7" w:author="li liangbin" w:date="2020-02-21T19:39:00Z"/>
                <w:rFonts w:ascii="宋体" w:hAnsi="宋体"/>
                <w:b/>
                <w:szCs w:val="21"/>
              </w:rPr>
            </w:pPr>
            <w:ins w:id="44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9" w:author="li liangbin" w:date="2020-02-21T19:39:00Z"/>
                <w:rFonts w:ascii="宋体" w:hAnsi="宋体"/>
                <w:b/>
                <w:szCs w:val="21"/>
              </w:rPr>
            </w:pPr>
            <w:ins w:id="45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1" w:author="li liangbin" w:date="2020-02-21T19:39:00Z"/>
                <w:rFonts w:ascii="宋体" w:hAnsi="宋体"/>
                <w:b/>
                <w:szCs w:val="21"/>
              </w:rPr>
            </w:pPr>
            <w:ins w:id="45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  <w:ins w:id="45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5" w:author="li liangbin" w:date="2020-02-21T19:39:00Z"/>
                <w:rFonts w:ascii="宋体" w:hAnsi="宋体"/>
                <w:b/>
                <w:szCs w:val="21"/>
              </w:rPr>
            </w:pPr>
            <w:ins w:id="45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7" w:author="li liangbin" w:date="2020-02-21T19:39:00Z"/>
                <w:rFonts w:ascii="宋体" w:hAnsi="宋体"/>
                <w:b/>
                <w:szCs w:val="21"/>
              </w:rPr>
            </w:pPr>
            <w:ins w:id="45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9" w:author="li liangbin" w:date="2020-02-21T19:39:00Z"/>
                <w:rFonts w:ascii="宋体" w:hAnsi="宋体"/>
                <w:b/>
                <w:szCs w:val="21"/>
              </w:rPr>
            </w:pPr>
            <w:ins w:id="46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1" w:author="li liangbin" w:date="2020-02-21T19:39:00Z"/>
                <w:rFonts w:ascii="宋体" w:hAnsi="宋体"/>
                <w:b/>
                <w:szCs w:val="21"/>
              </w:rPr>
            </w:pPr>
            <w:ins w:id="46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3" w:author="li liangbin" w:date="2020-02-21T19:39:00Z"/>
                <w:rFonts w:ascii="宋体" w:hAnsi="宋体"/>
                <w:b/>
                <w:szCs w:val="21"/>
              </w:rPr>
            </w:pPr>
            <w:ins w:id="46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8078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38.25%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11168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5.88%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11825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9.86%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8078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11015.5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58.28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44.72%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84.34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20.95%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102.01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3.73%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105.81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87.61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822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952.19%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2367.75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87.0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-19.59%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69.96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39.24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2674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-29.24%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1892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33.35%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2523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-87.63%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2674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1850.25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17.61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-30.78%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12.19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43.40%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17.48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-46.40%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9.37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14.16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30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31" w:author="li liangbin" w:date="2020-02-21T19:39:00Z"/>
          <w:rFonts w:ascii="宋体" w:hAnsi="宋体" w:hint="eastAsia"/>
          <w:b/>
          <w:szCs w:val="21"/>
        </w:rPr>
      </w:pPr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32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33" w:author="li liangbin" w:date="2020-02-21T18:00:00Z"/>
          <w:rFonts w:ascii="宋体" w:hAnsi="宋体" w:hint="eastAsia"/>
          <w:b/>
          <w:szCs w:val="21"/>
        </w:rPr>
      </w:pPr>
      <w:del w:id="534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35" w:author="个人用户" w:date="2020-02-12T11:26:00Z">
        <w:del w:id="536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37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commentRangeStart w:id="538"/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  <w:commentRangeEnd w:id="538"/>
        <w:r w:rsidR="00E36DAA" w:rsidDel="006A791B">
          <w:rPr>
            <w:rStyle w:val="a8"/>
          </w:rPr>
          <w:commentReference w:id="538"/>
        </w:r>
      </w:del>
    </w:p>
    <w:p w14:paraId="7461436A" w14:textId="799035E6" w:rsidR="00636BEE" w:rsidDel="006A791B" w:rsidRDefault="001F7DA2" w:rsidP="00BB2B93">
      <w:pPr>
        <w:snapToGrid w:val="0"/>
        <w:spacing w:beforeLines="50" w:before="156" w:line="360" w:lineRule="auto"/>
        <w:jc w:val="left"/>
        <w:rPr>
          <w:del w:id="539" w:author="li liangbin" w:date="2020-02-21T18:29:00Z"/>
          <w:rFonts w:ascii="宋体" w:hAnsi="宋体"/>
          <w:b/>
          <w:szCs w:val="21"/>
        </w:rPr>
      </w:pPr>
      <w:del w:id="540" w:author="li liangbin" w:date="2020-02-21T18:01:00Z">
        <w:r w:rsidDel="00636BEE">
          <w:rPr>
            <w:rFonts w:ascii="宋体" w:hAnsi="宋体"/>
            <w:b/>
            <w:szCs w:val="21"/>
          </w:rPr>
          <w:pict w14:anchorId="56702566">
            <v:shape id="_x0000_i1168" type="#_x0000_t75" style="width:235.45pt;height:142.65pt">
              <v:imagedata r:id="rId19" o:title="wen1#A"/>
              <o:lock v:ext="edit" aspectratio="f"/>
            </v:shape>
          </w:pict>
        </w:r>
      </w:del>
      <w:del w:id="541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42" w:author="li liangbin" w:date="2020-02-21T18:09:00Z">
        <w:r w:rsidDel="00636BEE">
          <w:rPr>
            <w:rFonts w:ascii="宋体" w:hAnsi="宋体"/>
            <w:b/>
            <w:szCs w:val="21"/>
          </w:rPr>
          <w:pict w14:anchorId="27579FA9">
            <v:shape id="_x0000_i1169" type="#_x0000_t75" style="width:235.45pt;height:142.65pt">
              <v:imagedata r:id="rId20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43" w:author="li liangbin" w:date="2020-02-21T18:29:00Z"/>
          <w:rFonts w:ascii="宋体" w:hAnsi="宋体"/>
          <w:b/>
          <w:szCs w:val="21"/>
        </w:rPr>
      </w:pPr>
      <w:del w:id="544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</w:pPr>
      <w:del w:id="545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6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47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8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49" w:author="li liangbin" w:date="2020-02-21T18:34:00Z"/>
          <w:rFonts w:ascii="宋体" w:hAnsi="宋体"/>
          <w:b/>
          <w:szCs w:val="21"/>
        </w:rPr>
      </w:pPr>
      <w:ins w:id="550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commentRangeStart w:id="551"/>
        <w:r>
          <w:rPr>
            <w:rFonts w:ascii="宋体" w:hAnsi="宋体" w:hint="eastAsia"/>
            <w:b/>
            <w:szCs w:val="21"/>
          </w:rPr>
          <w:t>曲线内部各部分面积和高度对比分析</w:t>
        </w:r>
        <w:commentRangeEnd w:id="551"/>
        <w:r>
          <w:rPr>
            <w:rStyle w:val="a8"/>
          </w:rPr>
          <w:commentReference w:id="551"/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52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53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54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3CF55C55" w14:textId="77777777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81" w:author="li liangbin" w:date="2020-02-21T19:11:00Z"/>
          <w:rFonts w:ascii="宋体" w:hAnsi="宋体" w:hint="eastAsia"/>
          <w:b/>
          <w:szCs w:val="21"/>
        </w:rPr>
      </w:pPr>
    </w:p>
    <w:p w14:paraId="0D664E4F" w14:textId="77777777" w:rsidR="003D6719" w:rsidRDefault="003D6719" w:rsidP="00DB1CA6">
      <w:pPr>
        <w:snapToGrid w:val="0"/>
        <w:spacing w:beforeLines="50" w:before="156" w:line="360" w:lineRule="auto"/>
        <w:jc w:val="left"/>
        <w:rPr>
          <w:ins w:id="582" w:author="li liangbin" w:date="2020-02-21T19:11:00Z"/>
          <w:rFonts w:ascii="宋体" w:hAnsi="宋体"/>
          <w:b/>
          <w:szCs w:val="21"/>
        </w:rPr>
      </w:pPr>
    </w:p>
    <w:p w14:paraId="4854A80D" w14:textId="2E4A6895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3" w:author="li liangbin" w:date="2020-02-21T18:01:00Z"/>
          <w:rFonts w:ascii="宋体" w:hAnsi="宋体"/>
          <w:b/>
          <w:szCs w:val="21"/>
        </w:rPr>
      </w:pPr>
      <w:del w:id="584" w:author="li liangbin" w:date="2020-02-21T18:01:00Z">
        <w:r w:rsidDel="00636BEE">
          <w:rPr>
            <w:rFonts w:ascii="宋体" w:hAnsi="宋体"/>
            <w:b/>
            <w:szCs w:val="21"/>
          </w:rPr>
          <w:pict w14:anchorId="6794D58F">
            <v:shape id="_x0000_i1239" type="#_x0000_t75" style="width:235.45pt;height:142.65pt">
              <v:imagedata r:id="rId21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53D1AD82">
            <v:shape id="_x0000_i1240" type="#_x0000_t75" style="width:235.45pt;height:142.65pt">
              <v:imagedata r:id="rId22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5" w:author="li liangbin" w:date="2020-02-21T18:01:00Z"/>
          <w:rFonts w:ascii="宋体" w:hAnsi="宋体"/>
          <w:b/>
          <w:szCs w:val="21"/>
        </w:rPr>
      </w:pPr>
      <w:del w:id="58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87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8" w:author="li liangbin" w:date="2020-02-21T18:01:00Z"/>
          <w:rFonts w:ascii="宋体" w:hAnsi="宋体"/>
          <w:b/>
          <w:szCs w:val="21"/>
        </w:rPr>
      </w:pPr>
      <w:del w:id="589" w:author="li liangbin" w:date="2020-02-21T18:01:00Z">
        <w:r w:rsidDel="00636BEE">
          <w:rPr>
            <w:rFonts w:ascii="宋体" w:hAnsi="宋体"/>
            <w:b/>
            <w:szCs w:val="21"/>
          </w:rPr>
          <w:pict w14:anchorId="2DFA36E9">
            <v:shape id="_x0000_i1241" type="#_x0000_t75" style="width:235.45pt;height:142.65pt">
              <v:imagedata r:id="rId23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3194496">
            <v:shape id="_x0000_i1242" type="#_x0000_t75" style="width:235.45pt;height:142.65pt">
              <v:imagedata r:id="rId24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92" w:author="li liangbin" w:date="2020-02-21T18:01:00Z"/>
          <w:sz w:val="24"/>
          <w:szCs w:val="28"/>
        </w:rPr>
      </w:pPr>
    </w:p>
    <w:p w14:paraId="73114CFD" w14:textId="652F09D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3" w:author="li liangbin" w:date="2020-02-21T18:01:00Z"/>
          <w:rFonts w:ascii="宋体" w:hAnsi="宋体"/>
          <w:b/>
          <w:szCs w:val="21"/>
        </w:rPr>
      </w:pPr>
      <w:del w:id="594" w:author="li liangbin" w:date="2020-02-21T18:01:00Z">
        <w:r w:rsidDel="00636BEE">
          <w:rPr>
            <w:rFonts w:ascii="宋体" w:hAnsi="宋体"/>
            <w:b/>
            <w:szCs w:val="21"/>
          </w:rPr>
          <w:pict w14:anchorId="2B691452">
            <v:shape id="_x0000_i1243" type="#_x0000_t75" style="width:235.45pt;height:142.65pt">
              <v:imagedata r:id="rId25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93D61EE">
            <v:shape id="_x0000_i1244" type="#_x0000_t75" style="width:235.45pt;height:142.65pt">
              <v:imagedata r:id="rId26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97" w:author="li liangbin" w:date="2020-02-21T18:01:00Z"/>
          <w:sz w:val="24"/>
          <w:szCs w:val="28"/>
        </w:rPr>
      </w:pPr>
    </w:p>
    <w:p w14:paraId="2602AE38" w14:textId="7FF4F6AD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8" w:author="li liangbin" w:date="2020-02-21T18:01:00Z"/>
          <w:rFonts w:ascii="宋体" w:hAnsi="宋体"/>
          <w:b/>
          <w:szCs w:val="21"/>
        </w:rPr>
      </w:pPr>
      <w:del w:id="599" w:author="li liangbin" w:date="2020-02-21T18:01:00Z">
        <w:r w:rsidDel="00636BEE">
          <w:rPr>
            <w:rFonts w:ascii="宋体" w:hAnsi="宋体"/>
            <w:b/>
            <w:szCs w:val="21"/>
          </w:rPr>
          <w:pict w14:anchorId="42E2E6FD">
            <v:shape id="_x0000_i1245" type="#_x0000_t75" style="width:235.45pt;height:142.65pt">
              <v:imagedata r:id="rId27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15C457BF">
            <v:shape id="_x0000_i1246" type="#_x0000_t75" style="width:235.45pt;height:142.65pt">
              <v:imagedata r:id="rId28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2" w:author="li liangbin" w:date="2020-02-21T18:01:00Z"/>
          <w:sz w:val="24"/>
          <w:szCs w:val="28"/>
        </w:rPr>
      </w:pPr>
    </w:p>
    <w:p w14:paraId="0C7A05AF" w14:textId="75D8A917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3" w:author="li liangbin" w:date="2020-02-21T18:01:00Z"/>
          <w:rFonts w:ascii="宋体" w:hAnsi="宋体"/>
          <w:b/>
          <w:szCs w:val="21"/>
        </w:rPr>
      </w:pPr>
      <w:del w:id="604" w:author="li liangbin" w:date="2020-02-21T18:01:00Z">
        <w:r w:rsidDel="00636BEE">
          <w:rPr>
            <w:rFonts w:ascii="宋体" w:hAnsi="宋体"/>
            <w:b/>
            <w:szCs w:val="21"/>
          </w:rPr>
          <w:pict w14:anchorId="2866FA14">
            <v:shape id="_x0000_i1247" type="#_x0000_t75" style="width:235.45pt;height:142.65pt">
              <v:imagedata r:id="rId29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19493E1">
            <v:shape id="_x0000_i1248" type="#_x0000_t75" style="width:235.45pt;height:142.65pt">
              <v:imagedata r:id="rId30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7" w:author="li liangbin" w:date="2020-02-21T18:01:00Z"/>
          <w:sz w:val="24"/>
          <w:szCs w:val="28"/>
        </w:rPr>
      </w:pPr>
    </w:p>
    <w:p w14:paraId="32E7E9A8" w14:textId="252461E6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8" w:author="li liangbin" w:date="2020-02-21T18:01:00Z"/>
          <w:rFonts w:ascii="宋体" w:hAnsi="宋体"/>
          <w:b/>
          <w:szCs w:val="21"/>
        </w:rPr>
      </w:pPr>
      <w:del w:id="609" w:author="li liangbin" w:date="2020-02-21T18:01:00Z">
        <w:r w:rsidDel="00636BEE">
          <w:rPr>
            <w:rFonts w:ascii="宋体" w:hAnsi="宋体"/>
            <w:b/>
            <w:szCs w:val="21"/>
          </w:rPr>
          <w:pict w14:anchorId="0BF9E493">
            <v:shape id="_x0000_i1249" type="#_x0000_t75" style="width:235.45pt;height:142.65pt">
              <v:imagedata r:id="rId31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0CC299F9">
            <v:shape id="_x0000_i1250" type="#_x0000_t75" style="width:235.45pt;height:142.65pt">
              <v:imagedata r:id="rId32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2" w:author="li liangbin" w:date="2020-02-21T18:01:00Z"/>
          <w:sz w:val="24"/>
          <w:szCs w:val="28"/>
        </w:rPr>
      </w:pPr>
    </w:p>
    <w:p w14:paraId="7F2766B6" w14:textId="2608AEA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13" w:author="li liangbin" w:date="2020-02-21T18:01:00Z"/>
          <w:rFonts w:ascii="宋体" w:hAnsi="宋体"/>
          <w:b/>
          <w:szCs w:val="21"/>
        </w:rPr>
      </w:pPr>
      <w:del w:id="614" w:author="li liangbin" w:date="2020-02-21T18:01:00Z">
        <w:r w:rsidDel="00636BEE">
          <w:rPr>
            <w:rFonts w:ascii="宋体" w:hAnsi="宋体"/>
            <w:b/>
            <w:szCs w:val="21"/>
          </w:rPr>
          <w:pict w14:anchorId="20998C46">
            <v:shape id="_x0000_i1251" type="#_x0000_t75" style="width:235.45pt;height:142.65pt">
              <v:imagedata r:id="rId33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3DA7105A">
            <v:shape id="_x0000_i1252" type="#_x0000_t75" style="width:235.45pt;height:142.65pt">
              <v:imagedata r:id="rId34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5" w:author="li liangbin" w:date="2020-02-21T18:01:00Z"/>
          <w:rFonts w:ascii="宋体" w:hAnsi="宋体"/>
          <w:b/>
          <w:szCs w:val="21"/>
        </w:rPr>
      </w:pPr>
      <w:del w:id="61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7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8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19" w:author="li liangbin" w:date="2020-02-21T18:01:00Z"/>
          <w:rFonts w:ascii="宋体" w:hAnsi="宋体"/>
          <w:b/>
          <w:szCs w:val="21"/>
        </w:rPr>
      </w:pPr>
      <w:del w:id="620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621" w:author="个人用户" w:date="2020-02-12T11:26:00Z">
        <w:del w:id="622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623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commentRangeStart w:id="624"/>
        <w:r w:rsidDel="00636BEE">
          <w:rPr>
            <w:rFonts w:ascii="宋体" w:hAnsi="宋体" w:hint="eastAsia"/>
            <w:b/>
            <w:szCs w:val="21"/>
          </w:rPr>
          <w:delText>各曲线之间对比分</w:delText>
        </w:r>
        <w:commentRangeEnd w:id="624"/>
        <w:r w:rsidR="00E36DAA" w:rsidDel="00636BEE">
          <w:rPr>
            <w:rStyle w:val="a8"/>
          </w:rPr>
          <w:commentReference w:id="624"/>
        </w:r>
        <w:r w:rsidDel="00636BEE">
          <w:rPr>
            <w:rFonts w:ascii="宋体" w:hAnsi="宋体" w:hint="eastAsia"/>
            <w:b/>
            <w:szCs w:val="21"/>
          </w:rPr>
          <w:delText>析</w:delText>
        </w:r>
      </w:del>
    </w:p>
    <w:p w14:paraId="067A4AF9" w14:textId="07B44297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25" w:author="li liangbin" w:date="2020-02-21T18:01:00Z"/>
          <w:rFonts w:ascii="宋体" w:hAnsi="宋体"/>
          <w:b/>
          <w:szCs w:val="21"/>
        </w:rPr>
      </w:pPr>
      <w:del w:id="626" w:author="li liangbin" w:date="2020-02-21T18:01:00Z">
        <w:r w:rsidDel="00636BEE">
          <w:rPr>
            <w:rFonts w:ascii="宋体" w:hAnsi="宋体"/>
            <w:b/>
            <w:szCs w:val="21"/>
          </w:rPr>
          <w:pict w14:anchorId="4D2B2C01">
            <v:shape id="_x0000_i1253" type="#_x0000_t75" style="width:235.45pt;height:142.65pt">
              <v:imagedata r:id="rId35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0C43FE01">
            <v:shape id="_x0000_i1254" type="#_x0000_t75" style="width:235.45pt;height:142.65pt">
              <v:imagedata r:id="rId36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27" w:author="li liangbin" w:date="2020-02-21T18:01:00Z"/>
          <w:rFonts w:ascii="宋体" w:hAnsi="宋体"/>
          <w:b/>
          <w:szCs w:val="21"/>
        </w:rPr>
      </w:pPr>
      <w:del w:id="62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2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0" w:author="li liangbin" w:date="2020-02-21T18:01:00Z"/>
          <w:rFonts w:ascii="宋体" w:hAnsi="宋体"/>
          <w:b/>
          <w:szCs w:val="21"/>
        </w:rPr>
      </w:pPr>
      <w:del w:id="631" w:author="li liangbin" w:date="2020-02-21T18:01:00Z">
        <w:r w:rsidDel="00636BEE">
          <w:rPr>
            <w:rFonts w:ascii="宋体" w:hAnsi="宋体"/>
            <w:b/>
            <w:szCs w:val="21"/>
          </w:rPr>
          <w:pict w14:anchorId="27742576">
            <v:shape id="_x0000_i1255" type="#_x0000_t75" style="width:235.45pt;height:142.65pt">
              <v:imagedata r:id="rId37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2DCDE314">
            <v:shape id="_x0000_i1256" type="#_x0000_t75" style="width:235.45pt;height:142.65pt">
              <v:imagedata r:id="rId38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2" w:author="li liangbin" w:date="2020-02-21T18:01:00Z"/>
          <w:rFonts w:ascii="宋体" w:hAnsi="宋体"/>
          <w:b/>
          <w:szCs w:val="21"/>
        </w:rPr>
      </w:pPr>
      <w:del w:id="63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3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5" w:author="li liangbin" w:date="2020-02-21T18:01:00Z"/>
          <w:rFonts w:ascii="宋体" w:hAnsi="宋体"/>
          <w:b/>
          <w:szCs w:val="21"/>
        </w:rPr>
      </w:pPr>
      <w:del w:id="636" w:author="li liangbin" w:date="2020-02-21T18:01:00Z">
        <w:r w:rsidDel="00636BEE">
          <w:rPr>
            <w:rFonts w:ascii="宋体" w:hAnsi="宋体"/>
            <w:b/>
            <w:szCs w:val="21"/>
          </w:rPr>
          <w:pict w14:anchorId="4E8D4D7B">
            <v:shape id="_x0000_i1257" type="#_x0000_t75" style="width:235.45pt;height:142.65pt">
              <v:imagedata r:id="rId39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DE25202">
            <v:shape id="_x0000_i1258" type="#_x0000_t75" style="width:235.45pt;height:142.65pt">
              <v:imagedata r:id="rId40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7" w:author="li liangbin" w:date="2020-02-21T18:01:00Z"/>
          <w:rFonts w:ascii="宋体" w:hAnsi="宋体"/>
          <w:b/>
          <w:szCs w:val="21"/>
        </w:rPr>
      </w:pPr>
      <w:del w:id="63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39" w:author="li liangbin" w:date="2020-02-21T18:01:00Z"/>
          <w:sz w:val="24"/>
          <w:szCs w:val="28"/>
        </w:rPr>
      </w:pPr>
    </w:p>
    <w:p w14:paraId="5AA64668" w14:textId="56F466D9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40" w:author="li liangbin" w:date="2020-02-21T18:01:00Z"/>
          <w:rFonts w:ascii="宋体" w:hAnsi="宋体"/>
          <w:b/>
          <w:szCs w:val="21"/>
        </w:rPr>
      </w:pPr>
      <w:del w:id="641" w:author="li liangbin" w:date="2020-02-21T18:01:00Z">
        <w:r w:rsidDel="00636BEE">
          <w:rPr>
            <w:rFonts w:ascii="宋体" w:hAnsi="宋体"/>
            <w:b/>
            <w:szCs w:val="21"/>
          </w:rPr>
          <w:pict w14:anchorId="0E70E6E7">
            <v:shape id="_x0000_i1259" type="#_x0000_t75" style="width:235.45pt;height:142.65pt">
              <v:imagedata r:id="rId41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C56ED08">
            <v:shape id="_x0000_i1260" type="#_x0000_t75" style="width:235.45pt;height:142.65pt">
              <v:imagedata r:id="rId42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42" w:author="li liangbin" w:date="2020-02-21T18:01:00Z"/>
          <w:rFonts w:ascii="宋体" w:hAnsi="宋体"/>
          <w:b/>
          <w:szCs w:val="21"/>
        </w:rPr>
      </w:pPr>
      <w:del w:id="64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44" w:author="li liangbin" w:date="2020-02-21T18:01:00Z"/>
          <w:sz w:val="24"/>
          <w:szCs w:val="28"/>
        </w:rPr>
      </w:pPr>
    </w:p>
    <w:p w14:paraId="59987AF1" w14:textId="77777777" w:rsidR="002C128D" w:rsidRPr="002C128D" w:rsidRDefault="002C128D" w:rsidP="00380736">
      <w:pPr>
        <w:snapToGrid w:val="0"/>
        <w:spacing w:line="360" w:lineRule="auto"/>
        <w:ind w:firstLineChars="50" w:firstLine="120"/>
        <w:jc w:val="center"/>
        <w:rPr>
          <w:sz w:val="24"/>
          <w:szCs w:val="28"/>
        </w:rPr>
      </w:pPr>
    </w:p>
    <w:sectPr w:rsidR="002C128D" w:rsidRPr="002C128D" w:rsidSect="00FD1C64">
      <w:headerReference w:type="default" r:id="rId43"/>
      <w:footerReference w:type="even" r:id="rId44"/>
      <w:footerReference w:type="default" r:id="rId45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个人用户" w:date="2020-02-12T11:21:00Z" w:initials="个人用户">
    <w:p w14:paraId="6E0C200D" w14:textId="38438F57" w:rsidR="00636BEE" w:rsidRDefault="00636BEE">
      <w:pPr>
        <w:pStyle w:val="a9"/>
      </w:pPr>
      <w:r>
        <w:rPr>
          <w:rStyle w:val="a8"/>
        </w:rPr>
        <w:annotationRef/>
      </w:r>
      <w:r>
        <w:t>此处表格内容最好可以在软件界面自行输入编辑</w:t>
      </w:r>
      <w:r>
        <w:rPr>
          <w:rFonts w:hint="eastAsia"/>
        </w:rPr>
        <w:t>，然后</w:t>
      </w:r>
      <w:r>
        <w:t>直接导入到</w:t>
      </w:r>
      <w:r>
        <w:t>Word</w:t>
      </w:r>
      <w:r>
        <w:t>文件中</w:t>
      </w:r>
      <w:r>
        <w:rPr>
          <w:rFonts w:hint="eastAsia"/>
        </w:rPr>
        <w:t>。</w:t>
      </w:r>
    </w:p>
  </w:comment>
  <w:comment w:id="35" w:author="个人用户" w:date="2020-02-12T11:25:00Z" w:initials="个人用户">
    <w:p w14:paraId="12DEBBEC" w14:textId="2D99896B" w:rsidR="00636BEE" w:rsidRDefault="00636BEE">
      <w:pPr>
        <w:pStyle w:val="a9"/>
      </w:pPr>
      <w:r>
        <w:rPr>
          <w:rStyle w:val="a8"/>
        </w:rPr>
        <w:annotationRef/>
      </w:r>
      <w:r>
        <w:t>此处表格内容也在软件界面进行编辑</w:t>
      </w:r>
      <w:r>
        <w:rPr>
          <w:rFonts w:hint="eastAsia"/>
        </w:rPr>
        <w:t>（可单独设置一个界面，或者通过一个按钮，点击后跳出对话框进行编辑），这些参数为实验相关的一些参数，直接输入即可，保存位置可以自行选择设定。</w:t>
      </w:r>
    </w:p>
  </w:comment>
  <w:comment w:id="64" w:author="个人用户" w:date="2020-02-12T11:34:00Z" w:initials="个人用户">
    <w:p w14:paraId="27A758C2" w14:textId="29849CF6" w:rsidR="00636BEE" w:rsidRDefault="00636BEE">
      <w:pPr>
        <w:pStyle w:val="a9"/>
      </w:pPr>
      <w:r>
        <w:rPr>
          <w:rStyle w:val="a8"/>
        </w:rPr>
        <w:annotationRef/>
      </w:r>
      <w:r>
        <w:t>此处</w:t>
      </w:r>
      <w:r>
        <w:t>lx</w:t>
      </w:r>
      <w:r>
        <w:rPr>
          <w:rFonts w:hint="eastAsia"/>
        </w:rPr>
        <w:t>、</w:t>
      </w:r>
      <w:r>
        <w:t>ly</w:t>
      </w:r>
      <w:r>
        <w:rPr>
          <w:rFonts w:hint="eastAsia"/>
        </w:rPr>
        <w:t>、</w:t>
      </w:r>
      <w:r>
        <w:t>time</w:t>
      </w:r>
      <w:r>
        <w:rPr>
          <w:rFonts w:hint="eastAsia"/>
        </w:rPr>
        <w:t>、</w:t>
      </w:r>
      <w:r>
        <w:t>流速</w:t>
      </w:r>
      <w:r>
        <w:rPr>
          <w:rFonts w:hint="eastAsia"/>
        </w:rPr>
        <w:t>、</w:t>
      </w:r>
      <w:r>
        <w:t>砂比</w:t>
      </w:r>
      <w:r>
        <w:rPr>
          <w:rFonts w:hint="eastAsia"/>
        </w:rPr>
        <w:t>、</w:t>
      </w:r>
      <w:r>
        <w:t>支撑剂密度</w:t>
      </w:r>
      <w:r>
        <w:rPr>
          <w:rFonts w:hint="eastAsia"/>
        </w:rPr>
        <w:t>、</w:t>
      </w:r>
      <w:r>
        <w:t>流体粘度为用户自行在软件中输入</w:t>
      </w:r>
      <w:r>
        <w:rPr>
          <w:rFonts w:hint="eastAsia"/>
        </w:rPr>
        <w:t>，</w:t>
      </w:r>
      <w:r>
        <w:rPr>
          <w:rFonts w:hint="eastAsia"/>
        </w:rPr>
        <w:t>vx=lx/t</w:t>
      </w:r>
      <w:r>
        <w:rPr>
          <w:rFonts w:hint="eastAsia"/>
        </w:rPr>
        <w:t>，</w:t>
      </w:r>
      <w:r>
        <w:rPr>
          <w:rFonts w:hint="eastAsia"/>
        </w:rPr>
        <w:t>vy=ly/t</w:t>
      </w:r>
      <w:r>
        <w:rPr>
          <w:rFonts w:hint="eastAsia"/>
        </w:rPr>
        <w:t>，平均速度就是多次试验数据的平均值。</w:t>
      </w:r>
    </w:p>
  </w:comment>
  <w:comment w:id="198" w:author="个人用户" w:date="2020-02-12T12:32:00Z" w:initials="个人用户">
    <w:p w14:paraId="564D243B" w14:textId="04298A5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09" w:author="个人用户" w:date="2020-02-12T12:33:00Z" w:initials="个人用户">
    <w:p w14:paraId="48AC337F" w14:textId="38CCD35F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26" w:author="个人用户" w:date="2020-02-12T12:33:00Z" w:initials="个人用户">
    <w:p w14:paraId="7BCCD732" w14:textId="05995E6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38" w:author="个人用户" w:date="2020-02-12T12:34:00Z" w:initials="个人用户">
    <w:p w14:paraId="67C86864" w14:textId="5A80474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54" w:author="个人用户" w:date="2020-02-12T12:34:00Z" w:initials="个人用户">
    <w:p w14:paraId="431ADAD3" w14:textId="2DA69B38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63" w:author="个人用户" w:date="2020-02-12T12:34:00Z" w:initials="个人用户">
    <w:p w14:paraId="63A2E342" w14:textId="25CCBBC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74" w:author="个人用户" w:date="2020-02-12T12:35:00Z" w:initials="个人用户">
    <w:p w14:paraId="3A4BC596" w14:textId="7DDB4E46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83" w:author="个人用户" w:date="2020-02-12T12:35:00Z" w:initials="个人用户">
    <w:p w14:paraId="15CD9C6A" w14:textId="630BA7B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303" w:author="个人用户" w:date="2020-02-12T12:38:00Z" w:initials="个人用户">
    <w:p w14:paraId="37D9A0DF" w14:textId="058AFE70" w:rsidR="00636BEE" w:rsidRDefault="00636BEE">
      <w:pPr>
        <w:pStyle w:val="a9"/>
      </w:pPr>
      <w:r>
        <w:rPr>
          <w:rStyle w:val="a8"/>
        </w:rPr>
        <w:annotationRef/>
      </w:r>
      <w:r>
        <w:t>将若干曲线绘制在一起</w:t>
      </w:r>
      <w:r>
        <w:rPr>
          <w:rFonts w:hint="eastAsia"/>
        </w:rPr>
        <w:t>，</w:t>
      </w:r>
      <w:r>
        <w:t>此处为</w:t>
      </w:r>
      <w:r>
        <w:rPr>
          <w:rFonts w:hint="eastAsia"/>
        </w:rPr>
        <w:t>8</w:t>
      </w:r>
      <w:r>
        <w:rPr>
          <w:rFonts w:hint="eastAsia"/>
        </w:rPr>
        <w:t>条，这个图上只显示了一条。</w:t>
      </w:r>
    </w:p>
  </w:comment>
  <w:comment w:id="305" w:author="个人用户" w:date="2020-02-12T15:05:00Z" w:initials="个人用户">
    <w:p w14:paraId="5B0BACC6" w14:textId="7695EA04" w:rsidR="00636BEE" w:rsidRDefault="00636BEE">
      <w:pPr>
        <w:pStyle w:val="a9"/>
      </w:pPr>
      <w:r>
        <w:rPr>
          <w:rStyle w:val="a8"/>
        </w:rPr>
        <w:annotationRef/>
      </w:r>
      <w:r>
        <w:t>此处是将平板纵向平均分成四个部分</w:t>
      </w:r>
      <w:r>
        <w:rPr>
          <w:rFonts w:hint="eastAsia"/>
        </w:rPr>
        <w:t>，</w:t>
      </w:r>
      <w:r>
        <w:t>计算每部分曲线围成的面积与增幅</w:t>
      </w:r>
      <w:r>
        <w:rPr>
          <w:rFonts w:hint="eastAsia"/>
        </w:rPr>
        <w:t>。高度就是每部分内曲线平均坐标值（如果可以转化为实际高度就更好了，可以在手动绘制框的时候输入框的实际长和高，按照比例换算）。</w:t>
      </w:r>
    </w:p>
  </w:comment>
  <w:comment w:id="538" w:author="个人用户" w:date="2020-02-12T15:07:00Z" w:initials="个人用户">
    <w:p w14:paraId="0133F210" w14:textId="6937618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551" w:author="个人用户" w:date="2020-02-12T15:07:00Z" w:initials="个人用户">
    <w:p w14:paraId="51C6955E" w14:textId="77777777" w:rsidR="008301F8" w:rsidRDefault="008301F8" w:rsidP="008301F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624" w:author="个人用户" w:date="2020-02-12T15:09:00Z" w:initials="个人用户">
    <w:p w14:paraId="0CA6676B" w14:textId="653D8C3B" w:rsidR="00636BEE" w:rsidRDefault="00636BEE">
      <w:pPr>
        <w:pStyle w:val="a9"/>
      </w:pPr>
      <w:r>
        <w:rPr>
          <w:rStyle w:val="a8"/>
        </w:rPr>
        <w:annotationRef/>
      </w:r>
      <w:r>
        <w:t>将所有曲线的各区域面积</w:t>
      </w:r>
      <w:r>
        <w:rPr>
          <w:rFonts w:hint="eastAsia"/>
        </w:rPr>
        <w:t>、</w:t>
      </w:r>
      <w:r>
        <w:t>高度绘制在一起</w:t>
      </w:r>
      <w:r>
        <w:rPr>
          <w:rFonts w:hint="eastAsia"/>
        </w:rPr>
        <w:t>，</w:t>
      </w:r>
      <w:r>
        <w:t>进行比较</w:t>
      </w:r>
      <w:r>
        <w:rPr>
          <w:rFonts w:hint="eastAsia"/>
        </w:rPr>
        <w:t>（散点图或柱状图）。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0C200D" w15:done="0"/>
  <w15:commentEx w15:paraId="12DEBBEC" w15:done="0"/>
  <w15:commentEx w15:paraId="27A758C2" w15:done="0"/>
  <w15:commentEx w15:paraId="564D243B" w15:done="0"/>
  <w15:commentEx w15:paraId="48AC337F" w15:done="0"/>
  <w15:commentEx w15:paraId="7BCCD732" w15:done="0"/>
  <w15:commentEx w15:paraId="67C86864" w15:done="0"/>
  <w15:commentEx w15:paraId="431ADAD3" w15:done="0"/>
  <w15:commentEx w15:paraId="63A2E342" w15:done="0"/>
  <w15:commentEx w15:paraId="3A4BC596" w15:done="0"/>
  <w15:commentEx w15:paraId="15CD9C6A" w15:done="0"/>
  <w15:commentEx w15:paraId="37D9A0DF" w15:done="0"/>
  <w15:commentEx w15:paraId="5B0BACC6" w15:done="0"/>
  <w15:commentEx w15:paraId="0133F210" w15:done="0"/>
  <w15:commentEx w15:paraId="51C6955E" w15:done="0"/>
  <w15:commentEx w15:paraId="0CA6676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86AB1" w14:textId="77777777" w:rsidR="00B523A2" w:rsidRDefault="00B523A2">
      <w:r>
        <w:separator/>
      </w:r>
    </w:p>
  </w:endnote>
  <w:endnote w:type="continuationSeparator" w:id="0">
    <w:p w14:paraId="54EA85AF" w14:textId="77777777" w:rsidR="00B523A2" w:rsidRDefault="00B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12380F4D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75D7F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77777777" w:rsidR="00636BEE" w:rsidRDefault="00636BEE" w:rsidP="00E077B7">
    <w:pPr>
      <w:pStyle w:val="a4"/>
      <w:ind w:firstLine="360"/>
      <w:jc w:val="center"/>
    </w:pPr>
    <w:r>
      <w:rPr>
        <w:rFonts w:hint="eastAsia"/>
      </w:rPr>
      <w:t>可视平板数字化处理与分析系统</w:t>
    </w:r>
    <w:r>
      <w:rPr>
        <w:rFonts w:hint="eastAsia"/>
      </w:rPr>
      <w:t xml:space="preserve">2015  </w:t>
    </w:r>
    <w:r>
      <w:rPr>
        <w:rFonts w:hint="eastAsia"/>
      </w:rPr>
      <w:t>技术支持</w:t>
    </w:r>
    <w:r>
      <w:rPr>
        <w:rFonts w:hint="eastAsia"/>
      </w:rPr>
      <w:t>:www.fracid.net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514C2" w14:textId="77777777" w:rsidR="00B523A2" w:rsidRDefault="00B523A2">
      <w:r>
        <w:separator/>
      </w:r>
    </w:p>
  </w:footnote>
  <w:footnote w:type="continuationSeparator" w:id="0">
    <w:p w14:paraId="2DB02D2C" w14:textId="77777777" w:rsidR="00B523A2" w:rsidRDefault="00B52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624</Words>
  <Characters>3559</Characters>
  <Application>Microsoft Office Word</Application>
  <DocSecurity>0</DocSecurity>
  <Lines>29</Lines>
  <Paragraphs>8</Paragraphs>
  <ScaleCrop>false</ScaleCrop>
  <Company>upc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59</cp:revision>
  <dcterms:created xsi:type="dcterms:W3CDTF">2020-02-12T07:09:00Z</dcterms:created>
  <dcterms:modified xsi:type="dcterms:W3CDTF">2020-02-21T12:02:00Z</dcterms:modified>
</cp:coreProperties>
</file>