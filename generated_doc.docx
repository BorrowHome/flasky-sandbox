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DC3DC3" w14:textId="57821F8E" w:rsidR="00DB46BA" w:rsidRDefault="001F7DA2" w:rsidP="009441E0">
      <w:pPr>
        <w:jc w:val="left"/>
      </w:pPr>
      <w:del w:id="0" w:author="个人用户" w:date="2020-02-12T11:19:00Z">
        <w:r>
          <w:rPr>
            <w:noProof/>
          </w:rPr>
          <w:pict w14:anchorId="49B1682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图片 1" o:spid="_x0000_i1025" type="#_x0000_t75" style="width:276.05pt;height:76.85pt;visibility:visible">
              <v:imagedata r:id="rId7" o:title=""/>
            </v:shape>
          </w:pict>
        </w:r>
      </w:del>
    </w:p>
    <w:p w14:paraId="5B3A34A2" w14:textId="77777777" w:rsidR="002B4464" w:rsidRDefault="002B4464"/>
    <w:p w14:paraId="6302200A" w14:textId="77777777" w:rsidR="004E0DCC" w:rsidRPr="0003163C" w:rsidRDefault="004E0DCC" w:rsidP="00B30286">
      <w:pPr>
        <w:spacing w:beforeLines="100" w:before="312" w:afterLines="100" w:after="312" w:line="480" w:lineRule="auto"/>
        <w:jc w:val="center"/>
        <w:outlineLvl w:val="0"/>
        <w:rPr>
          <w:rFonts w:ascii="黑体" w:eastAsia="黑体" w:hAnsi="宋体"/>
          <w:b/>
          <w:bCs/>
          <w:outline/>
          <w:sz w:val="48"/>
          <w:szCs w:val="48"/>
          <w:u w:val="double"/>
        </w:rPr>
      </w:pPr>
    </w:p>
    <w:p w14:paraId="6393FCC4" w14:textId="77777777" w:rsidR="002B4464" w:rsidRPr="003610E3" w:rsidRDefault="00005DAE" w:rsidP="00B30286">
      <w:pPr>
        <w:spacing w:beforeLines="100" w:before="312" w:afterLines="100" w:after="312" w:line="480" w:lineRule="auto"/>
        <w:jc w:val="center"/>
        <w:outlineLvl w:val="0"/>
        <w:rPr>
          <w:rFonts w:ascii="华文中宋" w:eastAsia="华文中宋" w:hAnsi="华文中宋"/>
          <w:b/>
          <w:bCs/>
          <w:sz w:val="52"/>
          <w:szCs w:val="52"/>
        </w:rPr>
      </w:pPr>
      <w:r>
        <w:rPr>
          <w:rFonts w:ascii="华文中宋" w:eastAsia="华文中宋" w:hAnsi="华文中宋" w:hint="eastAsia"/>
          <w:b/>
          <w:bCs/>
          <w:sz w:val="52"/>
          <w:szCs w:val="52"/>
        </w:rPr>
        <w:t>支撑剂沉降运移规律测试</w:t>
      </w:r>
      <w:r w:rsidR="00877C1E" w:rsidRPr="003610E3">
        <w:rPr>
          <w:rFonts w:ascii="华文中宋" w:eastAsia="华文中宋" w:hAnsi="华文中宋" w:hint="eastAsia"/>
          <w:b/>
          <w:bCs/>
          <w:sz w:val="52"/>
          <w:szCs w:val="52"/>
        </w:rPr>
        <w:t>报告</w:t>
      </w:r>
    </w:p>
    <w:p w14:paraId="3F54E2F0" w14:textId="77777777" w:rsidR="0041474D" w:rsidRDefault="0041474D" w:rsidP="002B4464">
      <w:pPr>
        <w:spacing w:line="480" w:lineRule="auto"/>
        <w:jc w:val="center"/>
        <w:rPr>
          <w:rFonts w:ascii="黑体" w:eastAsia="黑体" w:hAnsi="宋体"/>
          <w:b/>
          <w:sz w:val="52"/>
          <w:szCs w:val="52"/>
        </w:rPr>
      </w:pPr>
    </w:p>
    <w:p w14:paraId="3692F511" w14:textId="77777777" w:rsidR="0041474D" w:rsidRDefault="0041474D" w:rsidP="002B4464">
      <w:pPr>
        <w:spacing w:line="480" w:lineRule="auto"/>
        <w:jc w:val="center"/>
        <w:rPr>
          <w:rFonts w:ascii="黑体" w:eastAsia="黑体" w:hAnsi="宋体"/>
          <w:b/>
          <w:sz w:val="52"/>
          <w:szCs w:val="52"/>
        </w:rPr>
      </w:pPr>
    </w:p>
    <w:p w14:paraId="3ED06BE3" w14:textId="77777777" w:rsidR="0041474D" w:rsidRDefault="0041474D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5CC7ADB8" w14:textId="77777777" w:rsidR="0041474D" w:rsidRDefault="0041474D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736045E8" w14:textId="77777777" w:rsidR="0041474D" w:rsidRDefault="0041474D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4F66BBDC" w14:textId="77777777" w:rsidR="0041474D" w:rsidRDefault="0041474D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3341B406" w14:textId="77777777" w:rsidR="00F56897" w:rsidRDefault="00F56897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7AA4207E" w14:textId="77777777" w:rsidR="00F56897" w:rsidRDefault="00F56897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057F8B92" w14:textId="77777777" w:rsidR="007B29BF" w:rsidRDefault="007B29BF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091A1504" w14:textId="77777777" w:rsidR="007B29BF" w:rsidRDefault="007B29BF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48A4FE0A" w14:textId="77777777" w:rsidR="00F56897" w:rsidRDefault="00F56897" w:rsidP="002B4464">
      <w:pPr>
        <w:spacing w:line="480" w:lineRule="auto"/>
        <w:jc w:val="center"/>
        <w:rPr>
          <w:rFonts w:ascii="宋体" w:hAnsi="宋体"/>
          <w:b/>
          <w:sz w:val="28"/>
          <w:szCs w:val="28"/>
        </w:rPr>
      </w:pPr>
    </w:p>
    <w:p w14:paraId="7CB29953" w14:textId="180D765A" w:rsidR="00F56897" w:rsidRPr="00CB67FD" w:rsidDel="00BC5BA1" w:rsidRDefault="005B0D1E" w:rsidP="007B29BF">
      <w:pPr>
        <w:snapToGrid w:val="0"/>
        <w:spacing w:line="360" w:lineRule="auto"/>
        <w:jc w:val="center"/>
        <w:rPr>
          <w:del w:id="1" w:author="个人用户" w:date="2020-02-12T11:18:00Z"/>
          <w:rFonts w:ascii="黑体" w:eastAsia="黑体"/>
          <w:b/>
          <w:bCs/>
          <w:color w:val="000000"/>
          <w:sz w:val="30"/>
          <w:szCs w:val="30"/>
        </w:rPr>
      </w:pPr>
      <w:del w:id="2" w:author="个人用户" w:date="2020-02-12T11:18:00Z">
        <w:r w:rsidDel="00BC5BA1">
          <w:rPr>
            <w:rFonts w:ascii="黑体" w:eastAsia="黑体" w:hint="eastAsia"/>
            <w:b/>
            <w:bCs/>
            <w:color w:val="000000"/>
            <w:sz w:val="30"/>
            <w:szCs w:val="30"/>
          </w:rPr>
          <w:delText>中国石油大学（华东）</w:delText>
        </w:r>
      </w:del>
    </w:p>
    <w:p w14:paraId="6AB1013B" w14:textId="2E8B7E7A" w:rsidR="007B29BF" w:rsidRPr="00CB67FD" w:rsidDel="00BC5BA1" w:rsidRDefault="00BC5BA1" w:rsidP="007B29BF">
      <w:pPr>
        <w:snapToGrid w:val="0"/>
        <w:spacing w:line="360" w:lineRule="auto"/>
        <w:jc w:val="center"/>
        <w:rPr>
          <w:del w:id="3" w:author="个人用户" w:date="2020-02-12T11:17:00Z"/>
          <w:rFonts w:ascii="黑体" w:eastAsia="黑体"/>
          <w:b/>
          <w:bCs/>
          <w:color w:val="000000"/>
          <w:sz w:val="30"/>
          <w:szCs w:val="30"/>
        </w:rPr>
      </w:pPr>
      <w:ins w:id="4" w:author="个人用户" w:date="2020-02-12T11:17:00Z">
        <w:r>
          <w:rPr>
            <w:rFonts w:ascii="黑体" w:eastAsia="黑体" w:hint="eastAsia"/>
            <w:b/>
            <w:bCs/>
            <w:color w:val="000000"/>
            <w:sz w:val="30"/>
            <w:szCs w:val="30"/>
          </w:rPr>
          <w:t>随软件运行时间变化</w:t>
        </w:r>
      </w:ins>
      <w:del w:id="5" w:author="个人用户" w:date="2020-02-12T11:17:00Z">
        <w:r w:rsidR="005B0D1E" w:rsidDel="00BC5BA1">
          <w:rPr>
            <w:rFonts w:ascii="黑体" w:eastAsia="黑体" w:hint="eastAsia"/>
            <w:b/>
            <w:bCs/>
            <w:color w:val="000000"/>
            <w:sz w:val="30"/>
            <w:szCs w:val="30"/>
          </w:rPr>
          <w:delText>2016-03-30</w:delText>
        </w:r>
      </w:del>
    </w:p>
    <w:p w14:paraId="23892CD8" w14:textId="77777777" w:rsidR="00526532" w:rsidRDefault="00526532" w:rsidP="007B29BF">
      <w:pPr>
        <w:snapToGrid w:val="0"/>
        <w:spacing w:line="360" w:lineRule="auto"/>
        <w:jc w:val="center"/>
        <w:rPr>
          <w:rFonts w:ascii="黑体" w:eastAsia="黑体"/>
          <w:b/>
          <w:bCs/>
          <w:color w:val="000000"/>
          <w:sz w:val="32"/>
          <w:szCs w:val="32"/>
        </w:rPr>
      </w:pPr>
    </w:p>
    <w:p w14:paraId="608A3056" w14:textId="619EA1FB" w:rsidR="00F63B69" w:rsidRPr="007A259E" w:rsidRDefault="007A259E" w:rsidP="007B29BF">
      <w:pPr>
        <w:snapToGrid w:val="0"/>
        <w:spacing w:line="360" w:lineRule="auto"/>
        <w:jc w:val="center"/>
        <w:rPr>
          <w:rFonts w:ascii="黑体" w:eastAsia="黑体"/>
          <w:b/>
          <w:bCs/>
          <w:color w:val="000000"/>
          <w:sz w:val="32"/>
          <w:szCs w:val="32"/>
        </w:rPr>
      </w:pPr>
      <w:r>
        <w:rPr>
          <w:rFonts w:ascii="黑体" w:eastAsia="黑体" w:hint="eastAsia"/>
          <w:b/>
          <w:bCs/>
          <w:color w:val="000000"/>
          <w:sz w:val="32"/>
          <w:szCs w:val="32"/>
        </w:rPr>
        <w:t xml:space="preserve"> </w:t>
      </w:r>
    </w:p>
    <w:p w14:paraId="306D333A" w14:textId="77777777" w:rsidR="00F63B69" w:rsidRDefault="00F63B69" w:rsidP="007B29BF">
      <w:pPr>
        <w:snapToGrid w:val="0"/>
        <w:spacing w:line="360" w:lineRule="auto"/>
        <w:jc w:val="center"/>
        <w:rPr>
          <w:rFonts w:ascii="黑体" w:eastAsia="黑体"/>
          <w:b/>
          <w:bCs/>
          <w:color w:val="000000"/>
          <w:sz w:val="32"/>
          <w:szCs w:val="32"/>
        </w:rPr>
      </w:pPr>
    </w:p>
    <w:p w14:paraId="685305B2" w14:textId="77777777" w:rsidR="000B4128" w:rsidRPr="00DD15FD" w:rsidRDefault="00411E37" w:rsidP="00DD15FD">
      <w:pPr>
        <w:adjustRightInd w:val="0"/>
        <w:snapToGrid w:val="0"/>
        <w:ind w:firstLineChars="50" w:firstLine="120"/>
        <w:jc w:val="left"/>
        <w:rPr>
          <w:rFonts w:ascii="黑体" w:eastAsia="黑体" w:hAnsi="宋体"/>
          <w:b/>
          <w:sz w:val="24"/>
        </w:rPr>
      </w:pPr>
      <w:r w:rsidRPr="00DD15FD">
        <w:rPr>
          <w:rFonts w:ascii="黑体" w:eastAsia="黑体" w:hAnsi="宋体" w:hint="eastAsia"/>
          <w:b/>
          <w:sz w:val="24"/>
        </w:rPr>
        <w:t>一、</w:t>
      </w:r>
      <w:r w:rsidR="00C27AB3" w:rsidRPr="00DD15FD">
        <w:rPr>
          <w:rFonts w:ascii="黑体" w:eastAsia="黑体" w:hAnsi="宋体" w:hint="eastAsia"/>
          <w:b/>
          <w:sz w:val="24"/>
        </w:rPr>
        <w:t>基本信息</w:t>
      </w:r>
    </w:p>
    <w:p w14:paraId="540E5E65" w14:textId="77777777" w:rsidR="00601EB9" w:rsidRPr="00C27AB3" w:rsidRDefault="00601EB9" w:rsidP="008F1B3C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commentRangeStart w:id="6"/>
      <w:r w:rsidRPr="00C27AB3">
        <w:rPr>
          <w:rFonts w:ascii="宋体" w:hAnsi="宋体" w:hint="eastAsia"/>
          <w:b/>
          <w:szCs w:val="21"/>
        </w:rPr>
        <w:t>【</w:t>
      </w:r>
      <w:r w:rsidR="00B87104" w:rsidRPr="00C27AB3">
        <w:rPr>
          <w:rFonts w:ascii="宋体" w:hAnsi="宋体" w:hint="eastAsia"/>
          <w:b/>
          <w:szCs w:val="21"/>
        </w:rPr>
        <w:t>1</w:t>
      </w:r>
      <w:r w:rsidRPr="00C27AB3">
        <w:rPr>
          <w:rFonts w:ascii="宋体" w:hAnsi="宋体" w:hint="eastAsia"/>
          <w:b/>
          <w:szCs w:val="21"/>
        </w:rPr>
        <w:t>】</w:t>
      </w:r>
      <w:r w:rsidR="00C27AB3" w:rsidRPr="00C27AB3">
        <w:rPr>
          <w:rFonts w:ascii="宋体" w:hAnsi="宋体" w:hint="eastAsia"/>
          <w:b/>
          <w:szCs w:val="21"/>
        </w:rPr>
        <w:t>仪器基本信息</w:t>
      </w:r>
      <w:commentRangeEnd w:id="6"/>
      <w:r w:rsidR="00BC5BA1">
        <w:rPr>
          <w:rStyle w:val="a8"/>
        </w:rPr>
        <w:commentReference w:id="6"/>
      </w:r>
    </w:p>
    <w:tbl>
      <w:tblPr>
        <w:tblpPr w:leftFromText="180" w:rightFromText="180" w:vertAnchor="text" w:horzAnchor="margin" w:tblpXSpec="center" w:tblpY="240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31"/>
        <w:gridCol w:w="5748"/>
      </w:tblGrid>
      <w:tr w:rsidR="00C27AB3" w:rsidRPr="00ED5789" w14:paraId="09918BC7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464835A3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设备名称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5B3E8C19" w14:textId="3439A4E3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7" w:author="li liangbin" w:date="2020-02-14T13:12:00Z">
              <w:r>
                <w:rPr>
                  <w:rFonts w:ascii="宋体" w:hAnsi="宋体" w:hint="eastAsia"/>
                  <w:szCs w:val="21"/>
                </w:rPr>
                <w:t>fasdf</w:t>
              </w:r>
            </w:ins>
            <w:del w:id="8" w:author="li liangbin" w:date="2020-02-14T13:12:00Z">
              <w:r w:rsidR="005B0D1E" w:rsidDel="0027602A">
                <w:rPr>
                  <w:rFonts w:ascii="宋体" w:hAnsi="宋体" w:hint="eastAsia"/>
                  <w:szCs w:val="21"/>
                </w:rPr>
                <w:delText>大型可视裂缝模拟装置</w:delText>
              </w:r>
            </w:del>
          </w:p>
        </w:tc>
      </w:tr>
      <w:tr w:rsidR="00C27AB3" w:rsidRPr="00ED5789" w14:paraId="05CC720F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2FAC0BF7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lastRenderedPageBreak/>
              <w:t>生产厂家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7653BED2" w14:textId="08949E09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9" w:author="li liangbin" w:date="2020-02-14T13:12:00Z">
              <w:r>
                <w:rPr>
                  <w:rFonts w:ascii="宋体" w:hAnsi="宋体" w:hint="eastAsia"/>
                  <w:szCs w:val="21"/>
                </w:rPr>
                <w:t>asdf</w:t>
              </w:r>
            </w:ins>
            <w:del w:id="14" w:author="li liangbin" w:date="2020-02-14T13:12:00Z">
              <w:r w:rsidR="005B0D1E" w:rsidDel="0027602A">
                <w:rPr>
                  <w:rFonts w:ascii="宋体" w:hAnsi="宋体" w:hint="eastAsia"/>
                  <w:szCs w:val="21"/>
                </w:rPr>
                <w:delText>**仪器厂</w:delText>
              </w:r>
            </w:del>
          </w:p>
        </w:tc>
      </w:tr>
      <w:tr w:rsidR="00C27AB3" w:rsidRPr="00ED5789" w14:paraId="2AA28C4B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0F404EFE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出厂日期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312319D3" w14:textId="5034F526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15" w:author="li liangbin" w:date="2020-02-14T13:16:00Z">
              <w:r>
                <w:rPr>
                  <w:rFonts w:ascii="宋体" w:hAnsi="宋体"/>
                  <w:szCs w:val="21"/>
                </w:rPr>
                <w:t>sdg</w:t>
              </w:r>
            </w:ins>
            <w:del w:id="18" w:author="li liangbin" w:date="2020-02-14T13:16:00Z">
              <w:r w:rsidR="005B0D1E" w:rsidDel="0027602A">
                <w:rPr>
                  <w:rFonts w:ascii="宋体" w:hAnsi="宋体" w:hint="eastAsia"/>
                  <w:szCs w:val="21"/>
                </w:rPr>
                <w:delText>2015.3</w:delText>
              </w:r>
            </w:del>
          </w:p>
        </w:tc>
      </w:tr>
      <w:tr w:rsidR="00C27AB3" w:rsidRPr="00ED5789" w14:paraId="7BF96BD0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38ECEE84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保养日期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74870C8D" w14:textId="09FDA503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19" w:author="li liangbin" w:date="2020-02-14T13:18:00Z">
              <w:r>
                <w:rPr>
                  <w:rFonts w:ascii="宋体" w:hAnsi="宋体"/>
                  <w:szCs w:val="21"/>
                </w:rPr>
                <w:t>sdfg</w:t>
              </w:r>
            </w:ins>
            <w:del w:id="20" w:author="li liangbin" w:date="2020-02-14T13:18:00Z">
              <w:r w:rsidR="005B0D1E" w:rsidDel="0027602A">
                <w:rPr>
                  <w:rFonts w:ascii="宋体" w:hAnsi="宋体" w:hint="eastAsia"/>
                  <w:szCs w:val="21"/>
                </w:rPr>
                <w:delText>2015.3</w:delText>
              </w:r>
            </w:del>
          </w:p>
        </w:tc>
      </w:tr>
      <w:tr w:rsidR="00C27AB3" w:rsidRPr="00ED5789" w14:paraId="21D616F4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2AAA0EAA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设备责任人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59014C39" w14:textId="676D02AB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21" w:author="li liangbin" w:date="2020-02-14T13:18:00Z">
              <w:r>
                <w:rPr>
                  <w:rFonts w:ascii="宋体" w:hAnsi="宋体" w:hint="eastAsia"/>
                  <w:szCs w:val="21"/>
                </w:rPr>
                <w:t>sdf</w:t>
              </w:r>
            </w:ins>
            <w:del w:id="25" w:author="li liangbin" w:date="2020-02-14T13:18:00Z">
              <w:r w:rsidR="005B0D1E" w:rsidDel="0027602A">
                <w:rPr>
                  <w:rFonts w:ascii="宋体" w:hAnsi="宋体" w:hint="eastAsia"/>
                  <w:szCs w:val="21"/>
                </w:rPr>
                <w:delText>张三</w:delText>
              </w:r>
            </w:del>
          </w:p>
        </w:tc>
      </w:tr>
      <w:tr w:rsidR="00C27AB3" w:rsidRPr="00ED5789" w14:paraId="0D4E4AF7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2D3B45DD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实验人员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55F4041A" w14:textId="5CA59719" w:rsidR="00C27AB3" w:rsidRPr="00ED5789" w:rsidRDefault="0027602A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26" w:author="li liangbin" w:date="2020-02-14T13:20:00Z">
              <w:r>
                <w:rPr>
                  <w:rFonts w:ascii="宋体" w:hAnsi="宋体" w:hint="eastAsia"/>
                  <w:szCs w:val="21"/>
                </w:rPr>
                <w:t>sdf</w:t>
              </w:r>
            </w:ins>
            <w:del w:id="29" w:author="li liangbin" w:date="2020-02-14T13:20:00Z">
              <w:r w:rsidR="005B0D1E" w:rsidDel="0027602A">
                <w:rPr>
                  <w:rFonts w:ascii="宋体" w:hAnsi="宋体" w:hint="eastAsia"/>
                  <w:szCs w:val="21"/>
                </w:rPr>
                <w:delText>李四 王五</w:delText>
              </w:r>
            </w:del>
          </w:p>
        </w:tc>
      </w:tr>
      <w:tr w:rsidR="00C27AB3" w:rsidRPr="00ED5789" w14:paraId="74234419" w14:textId="77777777" w:rsidTr="00ED5789">
        <w:trPr>
          <w:trHeight w:val="390"/>
        </w:trPr>
        <w:tc>
          <w:tcPr>
            <w:tcW w:w="1731" w:type="dxa"/>
            <w:shd w:val="clear" w:color="auto" w:fill="auto"/>
            <w:vAlign w:val="center"/>
          </w:tcPr>
          <w:p w14:paraId="0F9EA054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单位名称</w:t>
            </w:r>
          </w:p>
        </w:tc>
        <w:tc>
          <w:tcPr>
            <w:tcW w:w="5748" w:type="dxa"/>
            <w:shd w:val="clear" w:color="auto" w:fill="auto"/>
            <w:vAlign w:val="center"/>
          </w:tcPr>
          <w:p w14:paraId="53796BA4" w14:textId="66B3A031" w:rsidR="00C27AB3" w:rsidRPr="00ED5789" w:rsidRDefault="005B0D1E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del w:id="30" w:author="li liangbin" w:date="2020-02-14T13:21:00Z">
              <w:r w:rsidDel="0027602A">
                <w:rPr>
                  <w:rFonts w:ascii="宋体" w:hAnsi="宋体" w:hint="eastAsia"/>
                  <w:szCs w:val="21"/>
                </w:rPr>
                <w:delText>中国石油大学（华东）</w:delText>
              </w:r>
            </w:del>
            <w:ins w:id="31" w:author="li liangbin" w:date="2020-02-14T13:21:00Z">
              <w:r w:rsidR="0027602A">
                <w:rPr>
                  <w:rFonts w:ascii="宋体" w:hAnsi="宋体" w:hint="eastAsia"/>
                  <w:szCs w:val="21"/>
                </w:rPr>
                <w:t>sfdfg</w:t>
              </w:r>
            </w:ins>
          </w:p>
        </w:tc>
      </w:tr>
    </w:tbl>
    <w:p w14:paraId="07F864E7" w14:textId="77777777" w:rsidR="00C27AB3" w:rsidRPr="00CF797B" w:rsidRDefault="00C27AB3" w:rsidP="008F1B3C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5F43A218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40AE6B0E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7E4DC6FB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08D795A8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5194F4EB" w14:textId="77777777" w:rsidR="00C43900" w:rsidRPr="00C27AB3" w:rsidRDefault="00C43900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commentRangeStart w:id="35"/>
      <w:r w:rsidRPr="00C27AB3">
        <w:rPr>
          <w:rFonts w:ascii="宋体" w:hAnsi="宋体" w:hint="eastAsia"/>
          <w:b/>
          <w:szCs w:val="21"/>
        </w:rPr>
        <w:t>【</w:t>
      </w:r>
      <w:r w:rsidR="00B87104" w:rsidRPr="00C27AB3">
        <w:rPr>
          <w:rFonts w:ascii="宋体" w:hAnsi="宋体" w:hint="eastAsia"/>
          <w:b/>
          <w:szCs w:val="21"/>
        </w:rPr>
        <w:t>2</w:t>
      </w:r>
      <w:r w:rsidRPr="00C27AB3">
        <w:rPr>
          <w:rFonts w:ascii="宋体" w:hAnsi="宋体" w:hint="eastAsia"/>
          <w:b/>
          <w:szCs w:val="21"/>
        </w:rPr>
        <w:t>】</w:t>
      </w:r>
      <w:r w:rsidR="00C27AB3" w:rsidRPr="00C27AB3">
        <w:rPr>
          <w:rFonts w:ascii="宋体" w:hAnsi="宋体" w:hint="eastAsia"/>
          <w:b/>
          <w:szCs w:val="21"/>
        </w:rPr>
        <w:t>实验材料信息</w:t>
      </w:r>
      <w:commentRangeEnd w:id="35"/>
      <w:r w:rsidR="00BC5BA1">
        <w:rPr>
          <w:rStyle w:val="a8"/>
        </w:rPr>
        <w:commentReference w:id="35"/>
      </w:r>
    </w:p>
    <w:tbl>
      <w:tblPr>
        <w:tblpPr w:leftFromText="180" w:rightFromText="180" w:vertAnchor="text" w:horzAnchor="margin" w:tblpXSpec="center" w:tblpY="240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48"/>
        <w:gridCol w:w="3576"/>
        <w:gridCol w:w="1042"/>
        <w:gridCol w:w="3996"/>
      </w:tblGrid>
      <w:tr w:rsidR="00C27AB3" w:rsidRPr="00ED5789" w14:paraId="56A9EA13" w14:textId="77777777" w:rsidTr="00ED5789">
        <w:trPr>
          <w:trHeight w:val="390"/>
        </w:trPr>
        <w:tc>
          <w:tcPr>
            <w:tcW w:w="2014" w:type="dxa"/>
            <w:shd w:val="clear" w:color="auto" w:fill="auto"/>
            <w:vAlign w:val="center"/>
          </w:tcPr>
          <w:p w14:paraId="5A84BFA0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压裂液类型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31B83850" w14:textId="56ABCEC9" w:rsidR="00C27AB3" w:rsidRPr="00ED5789" w:rsidRDefault="006B658F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36" w:author="li liangbin" w:date="2020-02-14T13:24:00Z">
              <w:r>
                <w:rPr>
                  <w:rFonts w:ascii="宋体" w:hAnsi="宋体" w:hint="eastAsia"/>
                  <w:szCs w:val="21"/>
                </w:rPr>
                <w:t>sdfg</w:t>
              </w:r>
            </w:ins>
            <w:del w:id="40" w:author="li liangbin" w:date="2020-02-14T13:24:00Z">
              <w:r w:rsidR="005B0D1E" w:rsidDel="006B658F">
                <w:rPr>
                  <w:rFonts w:ascii="宋体" w:hAnsi="宋体" w:hint="eastAsia"/>
                  <w:szCs w:val="21"/>
                </w:rPr>
                <w:delText>滑溜水</w:delText>
              </w:r>
            </w:del>
          </w:p>
        </w:tc>
        <w:tc>
          <w:tcPr>
            <w:tcW w:w="1545" w:type="dxa"/>
            <w:shd w:val="clear" w:color="auto" w:fill="auto"/>
            <w:vAlign w:val="center"/>
          </w:tcPr>
          <w:p w14:paraId="03553114" w14:textId="77777777" w:rsidR="00C27AB3" w:rsidRPr="00ED5789" w:rsidRDefault="00C27AB3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r w:rsidRPr="00ED5789">
              <w:rPr>
                <w:rFonts w:ascii="宋体" w:hAnsi="宋体" w:hint="eastAsia"/>
                <w:szCs w:val="21"/>
              </w:rPr>
              <w:t>支撑剂类型：</w:t>
            </w:r>
          </w:p>
        </w:tc>
        <w:tc>
          <w:tcPr>
            <w:tcW w:w="2341" w:type="dxa"/>
            <w:shd w:val="clear" w:color="auto" w:fill="auto"/>
            <w:vAlign w:val="center"/>
          </w:tcPr>
          <w:p w14:paraId="764881D6" w14:textId="6160F841" w:rsidR="00C27AB3" w:rsidRPr="00ED5789" w:rsidRDefault="006B658F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41" w:author="li liangbin" w:date="2020-02-14T13:27:00Z">
              <w:r>
                <w:rPr>
                  <w:rFonts w:ascii="宋体" w:hAnsi="宋体" w:hint="eastAsia"/>
                  <w:szCs w:val="21"/>
                </w:rPr>
                <w:t>fdgf</w:t>
              </w:r>
            </w:ins>
            <w:del w:id="42" w:author="li liangbin" w:date="2020-02-14T13:27:00Z">
              <w:r w:rsidR="005B0D1E" w:rsidDel="006B658F">
                <w:rPr>
                  <w:rFonts w:ascii="宋体" w:hAnsi="宋体" w:hint="eastAsia"/>
                  <w:szCs w:val="21"/>
                </w:rPr>
                <w:delText>陶粒20-40目</w:delText>
              </w:r>
            </w:del>
          </w:p>
        </w:tc>
      </w:tr>
      <w:tr w:rsidR="00C27AB3" w:rsidRPr="00ED5789" w14:paraId="563003C6" w14:textId="77777777" w:rsidTr="00ED5789">
        <w:trPr>
          <w:trHeight w:val="390"/>
        </w:trPr>
        <w:tc>
          <w:tcPr>
            <w:tcW w:w="2014" w:type="dxa"/>
            <w:shd w:val="clear" w:color="auto" w:fill="auto"/>
            <w:vAlign w:val="center"/>
          </w:tcPr>
          <w:p w14:paraId="4F85CB12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压裂液粘度（mPa.s）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5ACC4828" w14:textId="05B2D3EE" w:rsidR="00C27AB3" w:rsidRPr="00ED5789" w:rsidRDefault="006B658F">
            <w:pPr>
              <w:snapToGrid w:val="0"/>
              <w:jc w:val="center"/>
              <w:rPr>
                <w:rFonts w:ascii="宋体" w:hAnsi="宋体"/>
                <w:szCs w:val="21"/>
              </w:rPr>
              <w:pPrChange w:id="43" w:author="li liangbin" w:date="2020-02-14T13:26:00Z">
                <w:pPr>
                  <w:framePr w:hSpace="180" w:wrap="around" w:vAnchor="text" w:hAnchor="margin" w:xAlign="center" w:y="240"/>
                  <w:snapToGrid w:val="0"/>
                  <w:suppressOverlap/>
                  <w:jc w:val="center"/>
                </w:pPr>
              </w:pPrChange>
            </w:pPr>
            <w:ins w:id="44" w:author="li liangbin" w:date="2020-02-14T13:25:00Z">
              <w:r>
                <w:rPr>
                  <w:rFonts w:ascii="宋体" w:hAnsi="宋体"/>
                  <w:szCs w:val="21"/>
                </w:rPr>
                <w:t>dffg</w:t>
              </w:r>
            </w:ins>
            <w:del w:id="47" w:author="li liangbin" w:date="2020-02-14T13:25:00Z">
              <w:r w:rsidR="005B0D1E" w:rsidDel="006B658F">
                <w:rPr>
                  <w:rFonts w:ascii="宋体" w:hAnsi="宋体" w:hint="eastAsia"/>
                  <w:szCs w:val="21"/>
                </w:rPr>
                <w:delText>3</w:delText>
              </w:r>
            </w:del>
          </w:p>
        </w:tc>
        <w:tc>
          <w:tcPr>
            <w:tcW w:w="1545" w:type="dxa"/>
            <w:shd w:val="clear" w:color="auto" w:fill="auto"/>
            <w:vAlign w:val="center"/>
          </w:tcPr>
          <w:p w14:paraId="69F8FF78" w14:textId="77777777" w:rsidR="00C27AB3" w:rsidRPr="00ED5789" w:rsidRDefault="00C27AB3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r w:rsidRPr="00ED5789">
              <w:rPr>
                <w:rFonts w:ascii="宋体" w:hAnsi="宋体" w:hint="eastAsia"/>
                <w:szCs w:val="21"/>
              </w:rPr>
              <w:t>支撑剂密度(kg/m</w:t>
            </w:r>
            <w:r w:rsidRPr="00D22B01">
              <w:rPr>
                <w:rFonts w:ascii="宋体" w:hAnsi="宋体"/>
                <w:szCs w:val="21"/>
                <w:vertAlign w:val="superscript"/>
                <w:rPrChange w:id="48" w:author="个人用户" w:date="2020-02-12T11:25:00Z">
                  <w:rPr>
                    <w:rFonts w:ascii="宋体" w:hAnsi="宋体"/>
                    <w:szCs w:val="21"/>
                  </w:rPr>
                </w:rPrChange>
              </w:rPr>
              <w:t>3</w:t>
            </w:r>
            <w:r w:rsidRPr="00ED5789">
              <w:rPr>
                <w:rFonts w:ascii="宋体" w:hAnsi="宋体" w:hint="eastAsia"/>
                <w:szCs w:val="21"/>
              </w:rPr>
              <w:t>)</w:t>
            </w:r>
          </w:p>
        </w:tc>
        <w:tc>
          <w:tcPr>
            <w:tcW w:w="2341" w:type="dxa"/>
            <w:shd w:val="clear" w:color="auto" w:fill="auto"/>
            <w:vAlign w:val="center"/>
          </w:tcPr>
          <w:p w14:paraId="106D8FBD" w14:textId="55F1F027" w:rsidR="00C27AB3" w:rsidRPr="00ED5789" w:rsidRDefault="006B658F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49" w:author="li liangbin" w:date="2020-02-14T13:27:00Z">
              <w:r>
                <w:rPr>
                  <w:rFonts w:ascii="宋体" w:hAnsi="宋体"/>
                  <w:szCs w:val="21"/>
                </w:rPr>
                <w:t>sf</w:t>
              </w:r>
            </w:ins>
            <w:del w:id="52" w:author="li liangbin" w:date="2020-02-14T13:27:00Z">
              <w:r w:rsidR="005B0D1E" w:rsidDel="006B658F">
                <w:rPr>
                  <w:rFonts w:ascii="宋体" w:hAnsi="宋体" w:hint="eastAsia"/>
                  <w:szCs w:val="21"/>
                </w:rPr>
                <w:delText>1800</w:delText>
              </w:r>
            </w:del>
          </w:p>
        </w:tc>
      </w:tr>
      <w:tr w:rsidR="00C27AB3" w:rsidRPr="00ED5789" w14:paraId="443E6B1F" w14:textId="77777777" w:rsidTr="00ED5789">
        <w:trPr>
          <w:trHeight w:val="390"/>
        </w:trPr>
        <w:tc>
          <w:tcPr>
            <w:tcW w:w="2014" w:type="dxa"/>
            <w:shd w:val="clear" w:color="auto" w:fill="auto"/>
            <w:vAlign w:val="center"/>
          </w:tcPr>
          <w:p w14:paraId="0B0DB307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压裂液密度(kg/m</w:t>
            </w:r>
            <w:r w:rsidRPr="00D22B01">
              <w:rPr>
                <w:rFonts w:ascii="宋体" w:hAnsi="宋体"/>
                <w:color w:val="000000"/>
                <w:szCs w:val="21"/>
                <w:vertAlign w:val="superscript"/>
                <w:rPrChange w:id="53" w:author="个人用户" w:date="2020-02-12T11:25:00Z">
                  <w:rPr>
                    <w:rFonts w:ascii="宋体" w:hAnsi="宋体"/>
                    <w:color w:val="000000"/>
                    <w:szCs w:val="21"/>
                  </w:rPr>
                </w:rPrChange>
              </w:rPr>
              <w:t>3</w:t>
            </w:r>
            <w:r w:rsidRPr="00ED5789">
              <w:rPr>
                <w:rFonts w:ascii="宋体" w:hAnsi="宋体" w:hint="eastAsia"/>
                <w:color w:val="000000"/>
                <w:szCs w:val="21"/>
              </w:rPr>
              <w:t>)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2799BCD5" w14:textId="16F90D91" w:rsidR="00C27AB3" w:rsidRPr="00ED5789" w:rsidRDefault="006B658F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54" w:author="li liangbin" w:date="2020-02-14T13:26:00Z">
              <w:r>
                <w:rPr>
                  <w:rFonts w:ascii="宋体" w:hAnsi="宋体"/>
                  <w:szCs w:val="21"/>
                </w:rPr>
                <w:t>sfh</w:t>
              </w:r>
            </w:ins>
            <w:del w:id="57" w:author="li liangbin" w:date="2020-02-14T13:26:00Z">
              <w:r w:rsidR="005B0D1E" w:rsidDel="006B658F">
                <w:rPr>
                  <w:rFonts w:ascii="宋体" w:hAnsi="宋体" w:hint="eastAsia"/>
                  <w:szCs w:val="21"/>
                </w:rPr>
                <w:delText>1.05</w:delText>
              </w:r>
            </w:del>
          </w:p>
        </w:tc>
        <w:tc>
          <w:tcPr>
            <w:tcW w:w="1545" w:type="dxa"/>
            <w:shd w:val="clear" w:color="auto" w:fill="auto"/>
          </w:tcPr>
          <w:p w14:paraId="4FEDEE13" w14:textId="77777777" w:rsidR="00C27AB3" w:rsidRDefault="00C27AB3">
            <w:r w:rsidRPr="0075180F">
              <w:rPr>
                <w:rFonts w:hint="eastAsia"/>
              </w:rPr>
              <w:t>支撑剂粒径</w:t>
            </w:r>
            <w:r w:rsidRPr="0075180F">
              <w:rPr>
                <w:rFonts w:hint="eastAsia"/>
              </w:rPr>
              <w:t>(mm)</w:t>
            </w:r>
          </w:p>
        </w:tc>
        <w:tc>
          <w:tcPr>
            <w:tcW w:w="2341" w:type="dxa"/>
            <w:shd w:val="clear" w:color="auto" w:fill="auto"/>
            <w:vAlign w:val="center"/>
          </w:tcPr>
          <w:p w14:paraId="75D33FAB" w14:textId="7ED9B1B9" w:rsidR="00C27AB3" w:rsidRPr="00ED5789" w:rsidRDefault="006B658F" w:rsidP="00ED5789">
            <w:pPr>
              <w:snapToGrid w:val="0"/>
              <w:jc w:val="center"/>
              <w:rPr>
                <w:rFonts w:ascii="宋体" w:hAnsi="宋体"/>
                <w:szCs w:val="21"/>
              </w:rPr>
            </w:pPr>
            <w:ins w:id="58" w:author="li liangbin" w:date="2020-02-14T13:28:00Z">
              <w:r>
                <w:rPr>
                  <w:rFonts w:ascii="宋体" w:hAnsi="宋体"/>
                  <w:szCs w:val="21"/>
                </w:rPr>
                <w:t>fsgh</w:t>
              </w:r>
            </w:ins>
            <w:del w:id="59" w:author="li liangbin" w:date="2020-02-14T13:28:00Z">
              <w:r w:rsidR="005B0D1E" w:rsidDel="006B658F">
                <w:rPr>
                  <w:rFonts w:ascii="宋体" w:hAnsi="宋体" w:hint="eastAsia"/>
                  <w:szCs w:val="21"/>
                </w:rPr>
                <w:delText>.45</w:delText>
              </w:r>
            </w:del>
          </w:p>
        </w:tc>
      </w:tr>
      <w:tr w:rsidR="00C27AB3" w:rsidRPr="00ED5789" w14:paraId="7A1E72B9" w14:textId="77777777" w:rsidTr="00ED5789">
        <w:trPr>
          <w:trHeight w:val="390"/>
        </w:trPr>
        <w:tc>
          <w:tcPr>
            <w:tcW w:w="2014" w:type="dxa"/>
            <w:shd w:val="clear" w:color="auto" w:fill="auto"/>
            <w:vAlign w:val="center"/>
          </w:tcPr>
          <w:p w14:paraId="29A06299" w14:textId="77777777" w:rsidR="00C27AB3" w:rsidRPr="00ED5789" w:rsidRDefault="00C27AB3" w:rsidP="00ED5789">
            <w:pPr>
              <w:snapToGrid w:val="0"/>
              <w:rPr>
                <w:rFonts w:ascii="宋体" w:hAnsi="宋体"/>
                <w:color w:val="000000"/>
                <w:szCs w:val="21"/>
              </w:rPr>
            </w:pPr>
            <w:r w:rsidRPr="00ED5789">
              <w:rPr>
                <w:rFonts w:ascii="宋体" w:hAnsi="宋体" w:hint="eastAsia"/>
                <w:color w:val="000000"/>
                <w:szCs w:val="21"/>
              </w:rPr>
              <w:t>报告存放位置</w:t>
            </w:r>
          </w:p>
        </w:tc>
        <w:tc>
          <w:tcPr>
            <w:tcW w:w="5641" w:type="dxa"/>
            <w:gridSpan w:val="3"/>
            <w:shd w:val="clear" w:color="auto" w:fill="auto"/>
            <w:vAlign w:val="center"/>
          </w:tcPr>
          <w:p w14:paraId="08F3555C" w14:textId="417F485C" w:rsidR="00C27AB3" w:rsidRPr="00ED5789" w:rsidRDefault="005B0D1E">
            <w:pPr>
              <w:snapToGrid w:val="0"/>
              <w:jc w:val="center"/>
              <w:rPr>
                <w:rFonts w:ascii="宋体" w:hAnsi="宋体"/>
                <w:szCs w:val="21"/>
              </w:rPr>
              <w:pPrChange w:id="60" w:author="li liangbin" w:date="2020-02-14T13:29:00Z">
                <w:pPr>
                  <w:framePr w:hSpace="180" w:wrap="around" w:vAnchor="text" w:hAnchor="margin" w:xAlign="center" w:y="240"/>
                  <w:snapToGrid w:val="0"/>
                  <w:suppressOverlap/>
                  <w:jc w:val="center"/>
                </w:pPr>
              </w:pPrChange>
            </w:pPr>
            <w:del w:id="61" w:author="li liangbin" w:date="2020-02-14T13:29:00Z">
              <w:r w:rsidDel="006B658F">
                <w:rPr>
                  <w:rFonts w:ascii="宋体" w:hAnsi="宋体" w:hint="eastAsia"/>
                  <w:szCs w:val="21"/>
                </w:rPr>
                <w:delText>E:\科研\数字化处理软件\2015可视平板数字化处理与分析软件\wen</w:delText>
              </w:r>
            </w:del>
            <w:ins w:id="62" w:author="li liangbin" w:date="2020-02-14T13:29:00Z">
              <w:r w:rsidR="006B658F">
                <w:rPr>
                  <w:rFonts w:ascii="宋体" w:hAnsi="宋体"/>
                  <w:szCs w:val="21"/>
                </w:rPr>
                <w:t>sfhdf</w:t>
              </w:r>
            </w:ins>
          </w:p>
        </w:tc>
      </w:tr>
    </w:tbl>
    <w:p w14:paraId="7D242E45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70101210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3391D98A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7D5341FF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7E17BCAF" w14:textId="3B246D96" w:rsidR="00F713A6" w:rsidRDefault="00F713A6" w:rsidP="00F713A6">
      <w:pPr>
        <w:snapToGrid w:val="0"/>
        <w:spacing w:beforeLines="50" w:before="156" w:line="360" w:lineRule="auto"/>
        <w:jc w:val="left"/>
        <w:rPr>
          <w:ins w:id="63" w:author="li liangbin" w:date="2020-02-14T16:37:00Z"/>
          <w:rFonts w:ascii="宋体" w:hAnsi="宋体"/>
          <w:b/>
          <w:szCs w:val="21"/>
        </w:rPr>
      </w:pPr>
      <w:commentRangeStart w:id="64"/>
      <w:del w:id="65" w:author="个人用户" w:date="2020-02-12T11:25:00Z">
        <w:r w:rsidRPr="00C27AB3" w:rsidDel="009132E2">
          <w:rPr>
            <w:rFonts w:ascii="宋体" w:hAnsi="宋体" w:hint="eastAsia"/>
            <w:b/>
            <w:szCs w:val="21"/>
          </w:rPr>
          <w:delText>【2</w:delText>
        </w:r>
      </w:del>
      <w:ins w:id="66" w:author="个人用户" w:date="2020-02-12T11:25:00Z">
        <w:r w:rsidR="009132E2" w:rsidRPr="00C27AB3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3</w:t>
        </w:r>
      </w:ins>
      <w:r w:rsidRPr="00C27AB3">
        <w:rPr>
          <w:rFonts w:ascii="宋体" w:hAnsi="宋体" w:hint="eastAsia"/>
          <w:b/>
          <w:szCs w:val="21"/>
        </w:rPr>
        <w:t>】</w:t>
      </w:r>
      <w:r>
        <w:rPr>
          <w:rFonts w:ascii="宋体" w:hAnsi="宋体" w:hint="eastAsia"/>
          <w:b/>
          <w:szCs w:val="21"/>
        </w:rPr>
        <w:t>支撑剂水平运移速度与沉降速度测试</w:t>
      </w:r>
      <w:commentRangeEnd w:id="64"/>
      <w:r w:rsidR="009132E2">
        <w:rPr>
          <w:rStyle w:val="a8"/>
        </w:rPr>
        <w:commentReference w:id="64"/>
      </w:r>
    </w:p>
    <w:p w14:paraId="7F8CD846" w14:textId="008C8255" w:rsidR="00C20CDE" w:rsidRDefault="00C20CDE" w:rsidP="00F713A6">
      <w:pPr>
        <w:snapToGrid w:val="0"/>
        <w:spacing w:beforeLines="50" w:before="156" w:line="360" w:lineRule="auto"/>
        <w:jc w:val="left"/>
        <w:rPr>
          <w:ins w:id="67" w:author="li liangbin" w:date="2020-02-14T16:37:00Z"/>
          <w:rFonts w:ascii="宋体" w:hAnsi="宋体"/>
          <w:b/>
          <w:szCs w:val="21"/>
        </w:rPr>
      </w:pPr>
    </w:p>
    <w:p w14:paraId="2970B4EC" w14:textId="72ED2A7E" w:rsidR="00C20CDE" w:rsidRDefault="00C20CDE" w:rsidP="00F713A6">
      <w:pPr>
        <w:snapToGrid w:val="0"/>
        <w:spacing w:beforeLines="50" w:before="156" w:line="360" w:lineRule="auto"/>
        <w:jc w:val="left"/>
        <w:rPr>
          <w:ins w:id="68" w:author="li liangbin" w:date="2020-02-14T16:37:00Z"/>
          <w:rFonts w:ascii="宋体" w:hAnsi="宋体"/>
          <w:b/>
          <w:szCs w:val="21"/>
        </w:rPr>
      </w:pPr>
    </w:p>
    <w:p w14:paraId="0F84294D" w14:textId="59D1A5A5" w:rsidR="00C20CDE" w:rsidRDefault="00C20CDE" w:rsidP="00F713A6">
      <w:pPr>
        <w:snapToGrid w:val="0"/>
        <w:spacing w:beforeLines="50" w:before="156" w:line="360" w:lineRule="auto"/>
        <w:jc w:val="left"/>
        <w:rPr>
          <w:ins w:id="69" w:author="li liangbin" w:date="2020-02-14T16:37:00Z"/>
          <w:rFonts w:ascii="宋体" w:hAnsi="宋体"/>
          <w:b/>
          <w:szCs w:val="21"/>
        </w:rPr>
      </w:pPr>
    </w:p>
    <w:p w14:paraId="5ACC80CF" w14:textId="07CF594B" w:rsidR="00C20CDE" w:rsidRDefault="00C20CDE" w:rsidP="00F713A6">
      <w:pPr>
        <w:snapToGrid w:val="0"/>
        <w:spacing w:beforeLines="50" w:before="156" w:line="360" w:lineRule="auto"/>
        <w:jc w:val="left"/>
        <w:rPr>
          <w:ins w:id="70" w:author="li liangbin" w:date="2020-02-14T16:37:00Z"/>
          <w:rFonts w:ascii="宋体" w:hAnsi="宋体"/>
          <w:b/>
          <w:szCs w:val="21"/>
        </w:rPr>
      </w:pPr>
    </w:p>
    <w:p w14:paraId="38A151A3" w14:textId="43D404C2" w:rsidR="00C20CDE" w:rsidRDefault="00C20CDE" w:rsidP="00F713A6">
      <w:pPr>
        <w:snapToGrid w:val="0"/>
        <w:spacing w:beforeLines="50" w:before="156" w:line="360" w:lineRule="auto"/>
        <w:jc w:val="left"/>
        <w:rPr>
          <w:ins w:id="71" w:author="li liangbin" w:date="2020-02-14T16:37:00Z"/>
          <w:rFonts w:ascii="宋体" w:hAnsi="宋体"/>
          <w:b/>
          <w:szCs w:val="21"/>
        </w:rPr>
      </w:pPr>
    </w:p>
    <w:p w14:paraId="37C76D0E" w14:textId="121BB772" w:rsidR="00C20CDE" w:rsidRDefault="00C20CDE" w:rsidP="00F713A6">
      <w:pPr>
        <w:snapToGrid w:val="0"/>
        <w:spacing w:beforeLines="50" w:before="156" w:line="360" w:lineRule="auto"/>
        <w:jc w:val="left"/>
        <w:rPr>
          <w:ins w:id="72" w:author="li liangbin" w:date="2020-02-14T16:37:00Z"/>
          <w:rFonts w:ascii="宋体" w:hAnsi="宋体"/>
          <w:b/>
          <w:szCs w:val="21"/>
        </w:rPr>
      </w:pPr>
    </w:p>
    <w:p w14:paraId="4C595E7D" w14:textId="6E3D4381" w:rsidR="00C20CDE" w:rsidRDefault="00C20CDE" w:rsidP="00F713A6">
      <w:pPr>
        <w:snapToGrid w:val="0"/>
        <w:spacing w:beforeLines="50" w:before="156" w:line="360" w:lineRule="auto"/>
        <w:jc w:val="left"/>
        <w:rPr>
          <w:ins w:id="73" w:author="li liangbin" w:date="2020-02-14T16:37:00Z"/>
          <w:rFonts w:ascii="宋体" w:hAnsi="宋体"/>
          <w:b/>
          <w:szCs w:val="21"/>
        </w:rPr>
      </w:pPr>
    </w:p>
    <w:p w14:paraId="3F53A09A" w14:textId="77777777" w:rsidR="00C20CDE" w:rsidRPr="00C27AB3" w:rsidRDefault="00C20CDE" w:rsidP="00F713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67"/>
        <w:gridCol w:w="918"/>
        <w:gridCol w:w="918"/>
        <w:gridCol w:w="1469"/>
        <w:gridCol w:w="1469"/>
        <w:gridCol w:w="867"/>
        <w:gridCol w:w="1018"/>
        <w:gridCol w:w="1218"/>
        <w:gridCol w:w="1218"/>
        <w:tblGridChange w:id="74">
          <w:tblGrid>
            <w:gridCol w:w="867"/>
            <w:gridCol w:w="918"/>
            <w:gridCol w:w="918"/>
            <w:gridCol w:w="1469"/>
            <w:gridCol w:w="1469"/>
            <w:gridCol w:w="867"/>
            <w:gridCol w:w="1018"/>
            <w:gridCol w:w="1218"/>
            <w:gridCol w:w="1218"/>
          </w:tblGrid>
        </w:tblGridChange>
      </w:tblGrid>
      <w:tr w:rsidR="004E37F7" w:rsidRPr="00AB2DFE" w14:paraId="51E8DF91" w14:textId="77777777" w:rsidTr="00C20CDE">
        <w:trPr>
          <w:trHeight w:val="567"/>
        </w:trPr>
        <w:tc>
          <w:tcPr>
            <w:tcW w:w="951" w:type="dxa"/>
            <w:shd w:val="clear" w:color="auto" w:fill="auto"/>
            <w:vAlign w:val="center"/>
          </w:tcPr>
          <w:p w14:paraId="6FAE78E3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Lx</w:t>
            </w:r>
          </w:p>
          <w:p w14:paraId="13608B49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（cm）</w:t>
            </w:r>
          </w:p>
        </w:tc>
        <w:tc>
          <w:tcPr>
            <w:tcW w:w="1007" w:type="dxa"/>
            <w:shd w:val="clear" w:color="auto" w:fill="auto"/>
            <w:vAlign w:val="center"/>
          </w:tcPr>
          <w:p w14:paraId="79CC3BDE" w14:textId="61C54B0B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L</w:t>
            </w:r>
            <w:del w:id="75" w:author="个人用户" w:date="2020-02-12T11:29:00Z">
              <w:r w:rsidRPr="00AB2DFE" w:rsidDel="00242859">
                <w:rPr>
                  <w:rFonts w:ascii="宋体" w:hAnsi="宋体" w:hint="eastAsia"/>
                  <w:b/>
                  <w:szCs w:val="21"/>
                </w:rPr>
                <w:delText>x</w:delText>
              </w:r>
            </w:del>
            <w:ins w:id="76" w:author="个人用户" w:date="2020-02-12T11:29:00Z">
              <w:r w:rsidR="00242859">
                <w:rPr>
                  <w:rFonts w:ascii="宋体" w:hAnsi="宋体" w:hint="eastAsia"/>
                  <w:b/>
                  <w:szCs w:val="21"/>
                </w:rPr>
                <w:t>y</w:t>
              </w:r>
            </w:ins>
          </w:p>
          <w:p w14:paraId="2B21B760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（cm）</w:t>
            </w:r>
          </w:p>
        </w:tc>
        <w:tc>
          <w:tcPr>
            <w:tcW w:w="1007" w:type="dxa"/>
            <w:shd w:val="clear" w:color="auto" w:fill="auto"/>
            <w:vAlign w:val="center"/>
          </w:tcPr>
          <w:p w14:paraId="47849DF0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/>
                <w:b/>
                <w:szCs w:val="21"/>
              </w:rPr>
              <w:t>T</w:t>
            </w:r>
            <w:r w:rsidRPr="00AB2DFE">
              <w:rPr>
                <w:rFonts w:ascii="宋体" w:hAnsi="宋体" w:hint="eastAsia"/>
                <w:b/>
                <w:szCs w:val="21"/>
              </w:rPr>
              <w:t>ime</w:t>
            </w:r>
          </w:p>
          <w:p w14:paraId="45ABE5A4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（s）</w:t>
            </w:r>
          </w:p>
        </w:tc>
        <w:tc>
          <w:tcPr>
            <w:tcW w:w="1119" w:type="dxa"/>
            <w:shd w:val="clear" w:color="auto" w:fill="auto"/>
            <w:vAlign w:val="center"/>
          </w:tcPr>
          <w:p w14:paraId="6E959C2B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Vx</w:t>
            </w:r>
          </w:p>
          <w:p w14:paraId="7C95046B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（cm/s）</w:t>
            </w:r>
          </w:p>
        </w:tc>
        <w:tc>
          <w:tcPr>
            <w:tcW w:w="1119" w:type="dxa"/>
            <w:shd w:val="clear" w:color="auto" w:fill="auto"/>
            <w:vAlign w:val="center"/>
          </w:tcPr>
          <w:p w14:paraId="7BD7852A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Vy</w:t>
            </w:r>
          </w:p>
          <w:p w14:paraId="161C85AF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（cm/s）</w:t>
            </w:r>
          </w:p>
        </w:tc>
        <w:tc>
          <w:tcPr>
            <w:tcW w:w="950" w:type="dxa"/>
            <w:shd w:val="clear" w:color="auto" w:fill="auto"/>
            <w:vAlign w:val="center"/>
          </w:tcPr>
          <w:p w14:paraId="5F4153ED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流速</w:t>
            </w:r>
          </w:p>
          <w:p w14:paraId="683DA4A1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（m/s）</w:t>
            </w:r>
          </w:p>
        </w:tc>
        <w:tc>
          <w:tcPr>
            <w:tcW w:w="1119" w:type="dxa"/>
            <w:shd w:val="clear" w:color="auto" w:fill="auto"/>
            <w:vAlign w:val="center"/>
          </w:tcPr>
          <w:p w14:paraId="1FE1A628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砂比</w:t>
            </w:r>
          </w:p>
          <w:p w14:paraId="2EB01510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（%）</w:t>
            </w:r>
          </w:p>
        </w:tc>
        <w:tc>
          <w:tcPr>
            <w:tcW w:w="1345" w:type="dxa"/>
            <w:shd w:val="clear" w:color="auto" w:fill="auto"/>
            <w:vAlign w:val="center"/>
          </w:tcPr>
          <w:p w14:paraId="3424DA0F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支撑剂密</w:t>
            </w:r>
          </w:p>
          <w:p w14:paraId="04CE43B9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度（Kg/m</w:t>
            </w:r>
            <w:r w:rsidRPr="00AB2DFE">
              <w:rPr>
                <w:rFonts w:ascii="宋体" w:hAnsi="宋体" w:hint="eastAsia"/>
                <w:b/>
                <w:szCs w:val="21"/>
                <w:vertAlign w:val="superscript"/>
              </w:rPr>
              <w:t>3</w:t>
            </w:r>
            <w:r w:rsidRPr="00AB2DFE">
              <w:rPr>
                <w:rFonts w:ascii="宋体" w:hAnsi="宋体" w:hint="eastAsia"/>
                <w:b/>
                <w:szCs w:val="21"/>
              </w:rPr>
              <w:t>）</w:t>
            </w:r>
          </w:p>
        </w:tc>
        <w:tc>
          <w:tcPr>
            <w:tcW w:w="1345" w:type="dxa"/>
            <w:shd w:val="clear" w:color="auto" w:fill="auto"/>
            <w:vAlign w:val="center"/>
          </w:tcPr>
          <w:p w14:paraId="7808D49D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流体粘度</w:t>
            </w:r>
          </w:p>
          <w:p w14:paraId="05D18506" w14:textId="77777777" w:rsidR="00F713A6" w:rsidRPr="00AB2DFE" w:rsidRDefault="00F713A6" w:rsidP="00AB2DFE">
            <w:pPr>
              <w:snapToGrid w:val="0"/>
              <w:spacing w:beforeLines="50" w:before="156"/>
              <w:jc w:val="center"/>
              <w:rPr>
                <w:rFonts w:ascii="宋体" w:hAnsi="宋体"/>
                <w:b/>
                <w:szCs w:val="21"/>
              </w:rPr>
            </w:pPr>
            <w:r w:rsidRPr="00AB2DFE">
              <w:rPr>
                <w:rFonts w:ascii="宋体" w:hAnsi="宋体" w:hint="eastAsia"/>
                <w:b/>
                <w:szCs w:val="21"/>
              </w:rPr>
              <w:t>（mPa.s）</w:t>
            </w:r>
          </w:p>
        </w:tc>
      </w:tr>
      <w:tr w:rsidR="004E37F7" w:rsidRPr="00AB2DFE" w14:paraId="07E2C8FD" w14:textId="77777777" w:rsidTr="00C20CDE">
        <w:tc>
          <w:tcPr>
            <w:tcW w:w="951" w:type="dxa"/>
            <w:shd w:val="clear" w:color="auto" w:fill="auto"/>
          </w:tcPr>
          <w:p w14:paraId="1F3B4737" w14:textId="623E84B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4" w:author="li liangbin" w:date="2020-02-14T16:40:00Z">
              <w:r>
                <w:rPr>
                  <w:rFonts w:ascii="宋体" w:hAnsi="宋体" w:hint="eastAsia"/>
                  <w:sz w:val="24"/>
                </w:rPr>
                <w:t>23</w:t>
              </w:r>
            </w:ins>
            <w:del w:id="105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4027C72C" w14:textId="61F5D3F7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6" w:author="li liangbin" w:date="2020-02-14T16:40:00Z">
              <w:r>
                <w:rPr>
                  <w:rFonts w:ascii="宋体" w:hAnsi="宋体"/>
                  <w:sz w:val="24"/>
                </w:rPr>
                <w:t>34</w:t>
              </w:r>
            </w:ins>
            <w:del w:id="107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6.5</w:delText>
              </w:r>
            </w:del>
          </w:p>
        </w:tc>
        <w:tc>
          <w:tcPr>
            <w:tcW w:w="1007" w:type="dxa"/>
            <w:shd w:val="clear" w:color="auto" w:fill="auto"/>
          </w:tcPr>
          <w:p w14:paraId="5110B3AE" w14:textId="7EDFF640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8" w:author="li liangbin" w:date="2020-02-14T16:40:00Z">
              <w:r>
                <w:rPr>
                  <w:rFonts w:ascii="宋体" w:hAnsi="宋体"/>
                  <w:sz w:val="24"/>
                </w:rPr>
                <w:t>43</w:t>
              </w:r>
            </w:ins>
            <w:del w:id="111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</w:delText>
              </w:r>
            </w:del>
          </w:p>
        </w:tc>
        <w:tc>
          <w:tcPr>
            <w:tcW w:w="1119" w:type="dxa"/>
            <w:shd w:val="clear" w:color="auto" w:fill="auto"/>
          </w:tcPr>
          <w:p w14:paraId="08CA0C1B" w14:textId="64EED99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2" w:author="li liangbin" w:date="2020-02-14T16:41:00Z">
              <w:r>
                <w:rPr>
                  <w:rFonts w:ascii="宋体" w:hAnsi="宋体"/>
                  <w:sz w:val="24"/>
                </w:rPr>
                <w:t>0.53</w:t>
              </w:r>
            </w:ins>
            <w:del w:id="113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1.667</w:delText>
              </w:r>
            </w:del>
          </w:p>
        </w:tc>
        <w:tc>
          <w:tcPr>
            <w:tcW w:w="1119" w:type="dxa"/>
            <w:shd w:val="clear" w:color="auto" w:fill="auto"/>
          </w:tcPr>
          <w:p w14:paraId="4A3F1EE1" w14:textId="54DB072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4" w:author="li liangbin" w:date="2020-02-14T16:41:00Z">
              <w:r>
                <w:rPr>
                  <w:rFonts w:ascii="宋体" w:hAnsi="宋体"/>
                  <w:sz w:val="24"/>
                </w:rPr>
                <w:t>0.79</w:t>
              </w:r>
            </w:ins>
            <w:del w:id="115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1.083</w:delText>
              </w:r>
            </w:del>
          </w:p>
        </w:tc>
        <w:tc>
          <w:tcPr>
            <w:tcW w:w="950" w:type="dxa"/>
            <w:shd w:val="clear" w:color="auto" w:fill="auto"/>
          </w:tcPr>
          <w:p w14:paraId="72908AFB" w14:textId="652926E5" w:rsidR="00C20CDE" w:rsidRPr="00AB2DFE" w:rsidRDefault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del w:id="116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1.7</w:delText>
              </w:r>
            </w:del>
            <w:ins w:id="117" w:author="li liangbin" w:date="2020-02-14T16:41:00Z">
              <w:r>
                <w:rPr>
                  <w:rFonts w:ascii="宋体" w:hAnsi="宋体"/>
                  <w:sz w:val="24"/>
                </w:rPr>
                <w:t>34</w:t>
              </w:r>
            </w:ins>
          </w:p>
        </w:tc>
        <w:tc>
          <w:tcPr>
            <w:tcW w:w="1119" w:type="dxa"/>
            <w:shd w:val="clear" w:color="auto" w:fill="auto"/>
          </w:tcPr>
          <w:p w14:paraId="2E30B8F2" w14:textId="7B16070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0" w:author="li liangbin" w:date="2020-02-14T16:42:00Z">
              <w:r>
                <w:rPr>
                  <w:rFonts w:ascii="宋体" w:hAnsi="宋体"/>
                  <w:sz w:val="24"/>
                </w:rPr>
                <w:t>234</w:t>
              </w:r>
            </w:ins>
            <w:del w:id="121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34</w:delText>
              </w:r>
            </w:del>
          </w:p>
        </w:tc>
        <w:tc>
          <w:tcPr>
            <w:tcW w:w="1345" w:type="dxa"/>
            <w:shd w:val="clear" w:color="auto" w:fill="auto"/>
          </w:tcPr>
          <w:p w14:paraId="1E33D5D6" w14:textId="6247C5B4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2" w:author="li liangbin" w:date="2020-02-14T16:42:00Z">
              <w:r>
                <w:rPr>
                  <w:rFonts w:ascii="宋体" w:hAnsi="宋体" w:hint="eastAsia"/>
                  <w:sz w:val="24"/>
                </w:rPr>
                <w:t>243</w:t>
              </w:r>
            </w:ins>
            <w:del w:id="123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1760</w:delText>
              </w:r>
            </w:del>
          </w:p>
        </w:tc>
        <w:tc>
          <w:tcPr>
            <w:tcW w:w="1345" w:type="dxa"/>
            <w:shd w:val="clear" w:color="auto" w:fill="auto"/>
          </w:tcPr>
          <w:p w14:paraId="459F35E1" w14:textId="098C56A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4" w:author="li liangbin" w:date="2020-02-14T16:42:00Z">
              <w:r>
                <w:rPr>
                  <w:rFonts w:ascii="宋体" w:hAnsi="宋体"/>
                  <w:sz w:val="24"/>
                </w:rPr>
                <w:t>234</w:t>
              </w:r>
            </w:ins>
            <w:del w:id="127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60</w:delText>
              </w:r>
            </w:del>
          </w:p>
        </w:tc>
      </w:tr>
      <w:tr w:rsidR="004E37F7" w:rsidRPr="00AB2DFE" w14:paraId="07E2C8FD" w14:textId="77777777" w:rsidTr="00C20CDE">
        <w:tc>
          <w:tcPr>
            <w:tcW w:w="951" w:type="dxa"/>
            <w:shd w:val="clear" w:color="auto" w:fill="auto"/>
          </w:tcPr>
          <w:p w14:paraId="1F3B4737" w14:textId="623E84B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4" w:author="li liangbin" w:date="2020-02-14T16:40:00Z">
              <w:r>
                <w:rPr>
                  <w:rFonts w:ascii="宋体" w:hAnsi="宋体" w:hint="eastAsia"/>
                  <w:sz w:val="24"/>
                </w:rPr>
                <w:t>234</w:t>
              </w:r>
            </w:ins>
            <w:del w:id="105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4027C72C" w14:textId="61F5D3F7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6" w:author="li liangbin" w:date="2020-02-14T16:40:00Z">
              <w:r>
                <w:rPr>
                  <w:rFonts w:ascii="宋体" w:hAnsi="宋体"/>
                  <w:sz w:val="24"/>
                </w:rPr>
                <w:t>234</w:t>
              </w:r>
            </w:ins>
            <w:del w:id="107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6.5</w:delText>
              </w:r>
            </w:del>
          </w:p>
        </w:tc>
        <w:tc>
          <w:tcPr>
            <w:tcW w:w="1007" w:type="dxa"/>
            <w:shd w:val="clear" w:color="auto" w:fill="auto"/>
          </w:tcPr>
          <w:p w14:paraId="5110B3AE" w14:textId="7EDFF640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8" w:author="li liangbin" w:date="2020-02-14T16:40:00Z">
              <w:r>
                <w:rPr>
                  <w:rFonts w:ascii="宋体" w:hAnsi="宋体"/>
                  <w:sz w:val="24"/>
                </w:rPr>
                <w:t>234</w:t>
              </w:r>
            </w:ins>
            <w:del w:id="111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</w:delText>
              </w:r>
            </w:del>
          </w:p>
        </w:tc>
        <w:tc>
          <w:tcPr>
            <w:tcW w:w="1119" w:type="dxa"/>
            <w:shd w:val="clear" w:color="auto" w:fill="auto"/>
          </w:tcPr>
          <w:p w14:paraId="08CA0C1B" w14:textId="64EED99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2" w:author="li liangbin" w:date="2020-02-14T16:41:00Z">
              <w:r>
                <w:rPr>
                  <w:rFonts w:ascii="宋体" w:hAnsi="宋体"/>
                  <w:sz w:val="24"/>
                </w:rPr>
                <w:t>1</w:t>
              </w:r>
            </w:ins>
            <w:del w:id="113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1.667</w:delText>
              </w:r>
            </w:del>
          </w:p>
        </w:tc>
        <w:tc>
          <w:tcPr>
            <w:tcW w:w="1119" w:type="dxa"/>
            <w:shd w:val="clear" w:color="auto" w:fill="auto"/>
          </w:tcPr>
          <w:p w14:paraId="4A3F1EE1" w14:textId="54DB072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4" w:author="li liangbin" w:date="2020-02-14T16:41:00Z">
              <w:r>
                <w:rPr>
                  <w:rFonts w:ascii="宋体" w:hAnsi="宋体"/>
                  <w:sz w:val="24"/>
                </w:rPr>
                <w:t>1</w:t>
              </w:r>
            </w:ins>
            <w:del w:id="115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1.083</w:delText>
              </w:r>
            </w:del>
          </w:p>
        </w:tc>
        <w:tc>
          <w:tcPr>
            <w:tcW w:w="950" w:type="dxa"/>
            <w:shd w:val="clear" w:color="auto" w:fill="auto"/>
          </w:tcPr>
          <w:p w14:paraId="72908AFB" w14:textId="652926E5" w:rsidR="00C20CDE" w:rsidRPr="00AB2DFE" w:rsidRDefault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del w:id="116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1.7</w:delText>
              </w:r>
            </w:del>
            <w:ins w:id="117" w:author="li liangbin" w:date="2020-02-14T16:41:00Z">
              <w:r>
                <w:rPr>
                  <w:rFonts w:ascii="宋体" w:hAnsi="宋体"/>
                  <w:sz w:val="24"/>
                </w:rPr>
                <w:t>234</w:t>
              </w:r>
            </w:ins>
          </w:p>
        </w:tc>
        <w:tc>
          <w:tcPr>
            <w:tcW w:w="1119" w:type="dxa"/>
            <w:shd w:val="clear" w:color="auto" w:fill="auto"/>
          </w:tcPr>
          <w:p w14:paraId="2E30B8F2" w14:textId="7B16070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0" w:author="li liangbin" w:date="2020-02-14T16:42:00Z">
              <w:r>
                <w:rPr>
                  <w:rFonts w:ascii="宋体" w:hAnsi="宋体"/>
                  <w:sz w:val="24"/>
                </w:rPr>
                <w:t>234</w:t>
              </w:r>
            </w:ins>
            <w:del w:id="121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34</w:delText>
              </w:r>
            </w:del>
          </w:p>
        </w:tc>
        <w:tc>
          <w:tcPr>
            <w:tcW w:w="1345" w:type="dxa"/>
            <w:shd w:val="clear" w:color="auto" w:fill="auto"/>
          </w:tcPr>
          <w:p w14:paraId="1E33D5D6" w14:textId="6247C5B4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2" w:author="li liangbin" w:date="2020-02-14T16:42:00Z">
              <w:r>
                <w:rPr>
                  <w:rFonts w:ascii="宋体" w:hAnsi="宋体" w:hint="eastAsia"/>
                  <w:sz w:val="24"/>
                </w:rPr>
                <w:t>243</w:t>
              </w:r>
            </w:ins>
            <w:del w:id="123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1760</w:delText>
              </w:r>
            </w:del>
          </w:p>
        </w:tc>
        <w:tc>
          <w:tcPr>
            <w:tcW w:w="1345" w:type="dxa"/>
            <w:shd w:val="clear" w:color="auto" w:fill="auto"/>
          </w:tcPr>
          <w:p w14:paraId="459F35E1" w14:textId="098C56A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4" w:author="li liangbin" w:date="2020-02-14T16:42:00Z">
              <w:r>
                <w:rPr>
                  <w:rFonts w:ascii="宋体" w:hAnsi="宋体"/>
                  <w:sz w:val="24"/>
                </w:rPr>
                <w:t>234</w:t>
              </w:r>
            </w:ins>
            <w:del w:id="127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60</w:delText>
              </w:r>
            </w:del>
          </w:p>
        </w:tc>
      </w:tr>
      <w:tr w:rsidR="004E37F7" w:rsidRPr="00AB2DFE" w14:paraId="07E2C8FD" w14:textId="77777777" w:rsidTr="00C20CDE">
        <w:tc>
          <w:tcPr>
            <w:tcW w:w="951" w:type="dxa"/>
            <w:shd w:val="clear" w:color="auto" w:fill="auto"/>
          </w:tcPr>
          <w:p w14:paraId="1F3B4737" w14:textId="623E84B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4" w:author="li liangbin" w:date="2020-02-14T16:40:00Z">
              <w:r>
                <w:rPr>
                  <w:rFonts w:ascii="宋体" w:hAnsi="宋体" w:hint="eastAsia"/>
                  <w:sz w:val="24"/>
                </w:rPr>
                <w:t>234</w:t>
              </w:r>
            </w:ins>
            <w:del w:id="105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4027C72C" w14:textId="61F5D3F7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6" w:author="li liangbin" w:date="2020-02-14T16:40:00Z">
              <w:r>
                <w:rPr>
                  <w:rFonts w:ascii="宋体" w:hAnsi="宋体"/>
                  <w:sz w:val="24"/>
                </w:rPr>
                <w:t>234</w:t>
              </w:r>
            </w:ins>
            <w:del w:id="107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6.5</w:delText>
              </w:r>
            </w:del>
          </w:p>
        </w:tc>
        <w:tc>
          <w:tcPr>
            <w:tcW w:w="1007" w:type="dxa"/>
            <w:shd w:val="clear" w:color="auto" w:fill="auto"/>
          </w:tcPr>
          <w:p w14:paraId="5110B3AE" w14:textId="7EDFF640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08" w:author="li liangbin" w:date="2020-02-14T16:40:00Z">
              <w:r>
                <w:rPr>
                  <w:rFonts w:ascii="宋体" w:hAnsi="宋体"/>
                  <w:sz w:val="24"/>
                </w:rPr>
                <w:t>234</w:t>
              </w:r>
            </w:ins>
            <w:del w:id="111" w:author="li liangbin" w:date="2020-02-14T16:40:00Z">
              <w:r w:rsidDel="00C20CDE">
                <w:rPr>
                  <w:rFonts w:ascii="宋体" w:hAnsi="宋体" w:hint="eastAsia"/>
                  <w:sz w:val="24"/>
                </w:rPr>
                <w:delText>6</w:delText>
              </w:r>
            </w:del>
          </w:p>
        </w:tc>
        <w:tc>
          <w:tcPr>
            <w:tcW w:w="1119" w:type="dxa"/>
            <w:shd w:val="clear" w:color="auto" w:fill="auto"/>
          </w:tcPr>
          <w:p w14:paraId="08CA0C1B" w14:textId="64EED991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2" w:author="li liangbin" w:date="2020-02-14T16:41:00Z">
              <w:r>
                <w:rPr>
                  <w:rFonts w:ascii="宋体" w:hAnsi="宋体"/>
                  <w:sz w:val="24"/>
                </w:rPr>
                <w:t>1</w:t>
              </w:r>
            </w:ins>
            <w:del w:id="113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1.667</w:delText>
              </w:r>
            </w:del>
          </w:p>
        </w:tc>
        <w:tc>
          <w:tcPr>
            <w:tcW w:w="1119" w:type="dxa"/>
            <w:shd w:val="clear" w:color="auto" w:fill="auto"/>
          </w:tcPr>
          <w:p w14:paraId="4A3F1EE1" w14:textId="54DB072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14" w:author="li liangbin" w:date="2020-02-14T16:41:00Z">
              <w:r>
                <w:rPr>
                  <w:rFonts w:ascii="宋体" w:hAnsi="宋体"/>
                  <w:sz w:val="24"/>
                </w:rPr>
                <w:t>1</w:t>
              </w:r>
            </w:ins>
            <w:del w:id="115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1.083</w:delText>
              </w:r>
            </w:del>
          </w:p>
        </w:tc>
        <w:tc>
          <w:tcPr>
            <w:tcW w:w="950" w:type="dxa"/>
            <w:shd w:val="clear" w:color="auto" w:fill="auto"/>
          </w:tcPr>
          <w:p w14:paraId="72908AFB" w14:textId="652926E5" w:rsidR="00C20CDE" w:rsidRPr="00AB2DFE" w:rsidRDefault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del w:id="116" w:author="li liangbin" w:date="2020-02-14T16:41:00Z">
              <w:r w:rsidDel="00C20CDE">
                <w:rPr>
                  <w:rFonts w:ascii="宋体" w:hAnsi="宋体" w:hint="eastAsia"/>
                  <w:sz w:val="24"/>
                </w:rPr>
                <w:delText>1.7</w:delText>
              </w:r>
            </w:del>
            <w:ins w:id="117" w:author="li liangbin" w:date="2020-02-14T16:41:00Z">
              <w:r>
                <w:rPr>
                  <w:rFonts w:ascii="宋体" w:hAnsi="宋体"/>
                  <w:sz w:val="24"/>
                </w:rPr>
                <w:t>243</w:t>
              </w:r>
            </w:ins>
          </w:p>
        </w:tc>
        <w:tc>
          <w:tcPr>
            <w:tcW w:w="1119" w:type="dxa"/>
            <w:shd w:val="clear" w:color="auto" w:fill="auto"/>
          </w:tcPr>
          <w:p w14:paraId="2E30B8F2" w14:textId="7B16070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0" w:author="li liangbin" w:date="2020-02-14T16:42:00Z">
              <w:r>
                <w:rPr>
                  <w:rFonts w:ascii="宋体" w:hAnsi="宋体"/>
                  <w:sz w:val="24"/>
                </w:rPr>
                <w:t>234</w:t>
              </w:r>
            </w:ins>
            <w:del w:id="121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34</w:delText>
              </w:r>
            </w:del>
          </w:p>
        </w:tc>
        <w:tc>
          <w:tcPr>
            <w:tcW w:w="1345" w:type="dxa"/>
            <w:shd w:val="clear" w:color="auto" w:fill="auto"/>
          </w:tcPr>
          <w:p w14:paraId="1E33D5D6" w14:textId="6247C5B4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2" w:author="li liangbin" w:date="2020-02-14T16:42:00Z">
              <w:r>
                <w:rPr>
                  <w:rFonts w:ascii="宋体" w:hAnsi="宋体" w:hint="eastAsia"/>
                  <w:sz w:val="24"/>
                </w:rPr>
                <w:t>234</w:t>
              </w:r>
            </w:ins>
            <w:del w:id="123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1760</w:delText>
              </w:r>
            </w:del>
          </w:p>
        </w:tc>
        <w:tc>
          <w:tcPr>
            <w:tcW w:w="1345" w:type="dxa"/>
            <w:shd w:val="clear" w:color="auto" w:fill="auto"/>
          </w:tcPr>
          <w:p w14:paraId="459F35E1" w14:textId="098C56AD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ins w:id="124" w:author="li liangbin" w:date="2020-02-14T16:42:00Z">
              <w:r>
                <w:rPr>
                  <w:rFonts w:ascii="宋体" w:hAnsi="宋体"/>
                  <w:sz w:val="24"/>
                </w:rPr>
                <w:t>234</w:t>
              </w:r>
            </w:ins>
            <w:del w:id="127" w:author="li liangbin" w:date="2020-02-14T16:42:00Z">
              <w:r w:rsidDel="00C20CDE">
                <w:rPr>
                  <w:rFonts w:ascii="宋体" w:hAnsi="宋体" w:hint="eastAsia"/>
                  <w:sz w:val="24"/>
                </w:rPr>
                <w:delText>60</w:delText>
              </w:r>
            </w:del>
          </w:p>
        </w:tc>
      </w:tr>
      <w:tr w:rsidR="005F66DF" w:rsidRPr="00AB2DFE" w:rsidDel="00C20CDE" w14:paraId="331AAE6B" w14:textId="34C74590" w:rsidTr="00C20CDE">
        <w:trPr>
          <w:del w:id="148" w:author="li liangbin" w:date="2020-02-14T16:43:00Z"/>
        </w:trPr>
        <w:tc>
          <w:tcPr>
            <w:tcW w:w="951" w:type="dxa"/>
            <w:shd w:val="clear" w:color="auto" w:fill="auto"/>
          </w:tcPr>
          <w:p w14:paraId="3EED45D6" w14:textId="11717836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49" w:author="li liangbin" w:date="2020-02-14T16:43:00Z"/>
                <w:rFonts w:ascii="宋体" w:hAnsi="宋体"/>
                <w:b/>
                <w:sz w:val="24"/>
              </w:rPr>
            </w:pPr>
            <w:del w:id="150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2F9CEE6C" w14:textId="0A915D50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51" w:author="li liangbin" w:date="2020-02-14T16:43:00Z"/>
                <w:rFonts w:ascii="宋体" w:hAnsi="宋体"/>
                <w:b/>
                <w:sz w:val="24"/>
              </w:rPr>
            </w:pPr>
            <w:del w:id="152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5.4</w:delText>
              </w:r>
            </w:del>
          </w:p>
        </w:tc>
        <w:tc>
          <w:tcPr>
            <w:tcW w:w="1007" w:type="dxa"/>
            <w:shd w:val="clear" w:color="auto" w:fill="auto"/>
          </w:tcPr>
          <w:p w14:paraId="32736A3F" w14:textId="1E1E53A5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53" w:author="li liangbin" w:date="2020-02-14T16:43:00Z"/>
                <w:rFonts w:ascii="宋体" w:hAnsi="宋体"/>
                <w:b/>
                <w:sz w:val="24"/>
              </w:rPr>
            </w:pPr>
            <w:del w:id="154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7</w:delText>
              </w:r>
            </w:del>
          </w:p>
        </w:tc>
        <w:tc>
          <w:tcPr>
            <w:tcW w:w="1119" w:type="dxa"/>
            <w:shd w:val="clear" w:color="auto" w:fill="auto"/>
          </w:tcPr>
          <w:p w14:paraId="10BFB188" w14:textId="7C193D1E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55" w:author="li liangbin" w:date="2020-02-14T16:43:00Z"/>
                <w:rFonts w:ascii="宋体" w:hAnsi="宋体"/>
                <w:b/>
                <w:sz w:val="24"/>
              </w:rPr>
            </w:pPr>
            <w:del w:id="156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1.429</w:delText>
              </w:r>
            </w:del>
          </w:p>
        </w:tc>
        <w:tc>
          <w:tcPr>
            <w:tcW w:w="1119" w:type="dxa"/>
            <w:shd w:val="clear" w:color="auto" w:fill="auto"/>
          </w:tcPr>
          <w:p w14:paraId="250A5C30" w14:textId="1D032BEC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57" w:author="li liangbin" w:date="2020-02-14T16:43:00Z"/>
                <w:rFonts w:ascii="宋体" w:hAnsi="宋体"/>
                <w:b/>
                <w:sz w:val="24"/>
              </w:rPr>
            </w:pPr>
            <w:del w:id="158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0.771</w:delText>
              </w:r>
            </w:del>
          </w:p>
        </w:tc>
        <w:tc>
          <w:tcPr>
            <w:tcW w:w="950" w:type="dxa"/>
            <w:shd w:val="clear" w:color="auto" w:fill="auto"/>
          </w:tcPr>
          <w:p w14:paraId="197F769B" w14:textId="54E4AFE7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59" w:author="li liangbin" w:date="2020-02-14T16:43:00Z"/>
                <w:rFonts w:ascii="宋体" w:hAnsi="宋体"/>
                <w:b/>
                <w:sz w:val="24"/>
              </w:rPr>
            </w:pPr>
            <w:del w:id="160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3</w:delText>
              </w:r>
            </w:del>
          </w:p>
        </w:tc>
        <w:tc>
          <w:tcPr>
            <w:tcW w:w="1119" w:type="dxa"/>
            <w:shd w:val="clear" w:color="auto" w:fill="auto"/>
          </w:tcPr>
          <w:p w14:paraId="49F5D1A1" w14:textId="18591D8B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61" w:author="li liangbin" w:date="2020-02-14T16:43:00Z"/>
                <w:rFonts w:ascii="宋体" w:hAnsi="宋体"/>
                <w:b/>
                <w:sz w:val="24"/>
              </w:rPr>
            </w:pPr>
            <w:del w:id="162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21</w:delText>
              </w:r>
            </w:del>
          </w:p>
        </w:tc>
        <w:tc>
          <w:tcPr>
            <w:tcW w:w="1345" w:type="dxa"/>
            <w:shd w:val="clear" w:color="auto" w:fill="auto"/>
          </w:tcPr>
          <w:p w14:paraId="7677E59A" w14:textId="7D46610E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63" w:author="li liangbin" w:date="2020-02-14T16:43:00Z"/>
                <w:rFonts w:ascii="宋体" w:hAnsi="宋体"/>
                <w:b/>
                <w:sz w:val="24"/>
              </w:rPr>
            </w:pPr>
            <w:del w:id="164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2200</w:delText>
              </w:r>
            </w:del>
          </w:p>
        </w:tc>
        <w:tc>
          <w:tcPr>
            <w:tcW w:w="1345" w:type="dxa"/>
            <w:shd w:val="clear" w:color="auto" w:fill="auto"/>
          </w:tcPr>
          <w:p w14:paraId="70B03629" w14:textId="5D0F734D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65" w:author="li liangbin" w:date="2020-02-14T16:43:00Z"/>
                <w:rFonts w:ascii="宋体" w:hAnsi="宋体"/>
                <w:b/>
                <w:sz w:val="24"/>
              </w:rPr>
            </w:pPr>
            <w:del w:id="166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80</w:delText>
              </w:r>
            </w:del>
          </w:p>
        </w:tc>
      </w:tr>
      <w:tr w:rsidR="005F66DF" w:rsidRPr="00AB2DFE" w:rsidDel="00C20CDE" w14:paraId="5025E1DF" w14:textId="7E628536" w:rsidTr="00C20CDE">
        <w:trPr>
          <w:del w:id="167" w:author="li liangbin" w:date="2020-02-14T16:43:00Z"/>
        </w:trPr>
        <w:tc>
          <w:tcPr>
            <w:tcW w:w="951" w:type="dxa"/>
            <w:shd w:val="clear" w:color="auto" w:fill="auto"/>
          </w:tcPr>
          <w:p w14:paraId="21A20B86" w14:textId="1A326528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68" w:author="li liangbin" w:date="2020-02-14T16:43:00Z"/>
                <w:rFonts w:ascii="宋体" w:hAnsi="宋体"/>
                <w:b/>
                <w:sz w:val="24"/>
              </w:rPr>
            </w:pPr>
            <w:del w:id="169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10</w:delText>
              </w:r>
            </w:del>
          </w:p>
        </w:tc>
        <w:tc>
          <w:tcPr>
            <w:tcW w:w="1007" w:type="dxa"/>
            <w:shd w:val="clear" w:color="auto" w:fill="auto"/>
          </w:tcPr>
          <w:p w14:paraId="60A0E68C" w14:textId="5974493E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70" w:author="li liangbin" w:date="2020-02-14T16:43:00Z"/>
                <w:rFonts w:ascii="宋体" w:hAnsi="宋体"/>
                <w:b/>
                <w:sz w:val="24"/>
              </w:rPr>
            </w:pPr>
            <w:del w:id="171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6</w:delText>
              </w:r>
            </w:del>
          </w:p>
        </w:tc>
        <w:tc>
          <w:tcPr>
            <w:tcW w:w="1007" w:type="dxa"/>
            <w:shd w:val="clear" w:color="auto" w:fill="auto"/>
          </w:tcPr>
          <w:p w14:paraId="17B98505" w14:textId="480F2DB3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72" w:author="li liangbin" w:date="2020-02-14T16:43:00Z"/>
                <w:rFonts w:ascii="宋体" w:hAnsi="宋体"/>
                <w:b/>
                <w:sz w:val="24"/>
              </w:rPr>
            </w:pPr>
            <w:del w:id="173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6.5</w:delText>
              </w:r>
            </w:del>
          </w:p>
        </w:tc>
        <w:tc>
          <w:tcPr>
            <w:tcW w:w="1119" w:type="dxa"/>
            <w:shd w:val="clear" w:color="auto" w:fill="auto"/>
          </w:tcPr>
          <w:p w14:paraId="4330C378" w14:textId="3748A710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74" w:author="li liangbin" w:date="2020-02-14T16:43:00Z"/>
                <w:rFonts w:ascii="宋体" w:hAnsi="宋体"/>
                <w:b/>
                <w:sz w:val="24"/>
              </w:rPr>
            </w:pPr>
            <w:del w:id="175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1.538</w:delText>
              </w:r>
            </w:del>
          </w:p>
        </w:tc>
        <w:tc>
          <w:tcPr>
            <w:tcW w:w="1119" w:type="dxa"/>
            <w:shd w:val="clear" w:color="auto" w:fill="auto"/>
          </w:tcPr>
          <w:p w14:paraId="40C7A457" w14:textId="56126957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76" w:author="li liangbin" w:date="2020-02-14T16:43:00Z"/>
                <w:rFonts w:ascii="宋体" w:hAnsi="宋体"/>
                <w:b/>
                <w:sz w:val="24"/>
              </w:rPr>
            </w:pPr>
            <w:del w:id="177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0.923</w:delText>
              </w:r>
            </w:del>
          </w:p>
        </w:tc>
        <w:tc>
          <w:tcPr>
            <w:tcW w:w="950" w:type="dxa"/>
            <w:shd w:val="clear" w:color="auto" w:fill="auto"/>
          </w:tcPr>
          <w:p w14:paraId="45F87DF7" w14:textId="50CBB115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78" w:author="li liangbin" w:date="2020-02-14T16:43:00Z"/>
                <w:rFonts w:ascii="宋体" w:hAnsi="宋体"/>
                <w:b/>
                <w:sz w:val="24"/>
              </w:rPr>
            </w:pPr>
            <w:del w:id="179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0.98</w:delText>
              </w:r>
            </w:del>
          </w:p>
        </w:tc>
        <w:tc>
          <w:tcPr>
            <w:tcW w:w="1119" w:type="dxa"/>
            <w:shd w:val="clear" w:color="auto" w:fill="auto"/>
          </w:tcPr>
          <w:p w14:paraId="690536D5" w14:textId="30C524DF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80" w:author="li liangbin" w:date="2020-02-14T16:43:00Z"/>
                <w:rFonts w:ascii="宋体" w:hAnsi="宋体"/>
                <w:b/>
                <w:sz w:val="24"/>
              </w:rPr>
            </w:pPr>
            <w:del w:id="181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29</w:delText>
              </w:r>
            </w:del>
          </w:p>
        </w:tc>
        <w:tc>
          <w:tcPr>
            <w:tcW w:w="1345" w:type="dxa"/>
            <w:shd w:val="clear" w:color="auto" w:fill="auto"/>
          </w:tcPr>
          <w:p w14:paraId="08157BE0" w14:textId="07A020D7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82" w:author="li liangbin" w:date="2020-02-14T16:43:00Z"/>
                <w:rFonts w:ascii="宋体" w:hAnsi="宋体"/>
                <w:b/>
                <w:sz w:val="24"/>
              </w:rPr>
            </w:pPr>
            <w:del w:id="183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1500</w:delText>
              </w:r>
            </w:del>
          </w:p>
        </w:tc>
        <w:tc>
          <w:tcPr>
            <w:tcW w:w="1345" w:type="dxa"/>
            <w:shd w:val="clear" w:color="auto" w:fill="auto"/>
          </w:tcPr>
          <w:p w14:paraId="3B3DE278" w14:textId="3CA0C2EB" w:rsidR="00C20CDE" w:rsidRPr="00AB2DFE" w:rsidDel="00C20CDE" w:rsidRDefault="00C20CDE" w:rsidP="00C20CDE">
            <w:pPr>
              <w:snapToGrid w:val="0"/>
              <w:spacing w:beforeLines="50" w:before="156" w:line="360" w:lineRule="auto"/>
              <w:jc w:val="center"/>
              <w:rPr>
                <w:del w:id="184" w:author="li liangbin" w:date="2020-02-14T16:43:00Z"/>
                <w:rFonts w:ascii="宋体" w:hAnsi="宋体"/>
                <w:b/>
                <w:sz w:val="24"/>
              </w:rPr>
            </w:pPr>
            <w:del w:id="185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52</w:delText>
              </w:r>
            </w:del>
          </w:p>
        </w:tc>
      </w:tr>
      <w:tr w:rsidR="004E37F7" w:rsidRPr="00AB2DFE" w14:paraId="4CD487D3" w14:textId="77777777" w:rsidTr="00C20CDE">
        <w:tc>
          <w:tcPr>
            <w:tcW w:w="2965" w:type="dxa"/>
            <w:gridSpan w:val="3"/>
            <w:shd w:val="clear" w:color="auto" w:fill="auto"/>
          </w:tcPr>
          <w:p w14:paraId="5856FE67" w14:textId="77777777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b/>
                <w:sz w:val="24"/>
              </w:rPr>
            </w:pPr>
            <w:r w:rsidRPr="00AB2DFE">
              <w:rPr>
                <w:rFonts w:ascii="宋体" w:hAnsi="宋体" w:hint="eastAsia"/>
                <w:b/>
                <w:sz w:val="24"/>
              </w:rPr>
              <w:t>平均速度</w:t>
            </w:r>
          </w:p>
        </w:tc>
        <w:tc>
          <w:tcPr>
            <w:tcW w:w="1119" w:type="dxa"/>
            <w:shd w:val="clear" w:color="auto" w:fill="auto"/>
          </w:tcPr>
          <w:p w14:paraId="1C6A9FD2" w14:textId="78501D2E" w:rsidR="00C20CDE" w:rsidRPr="00AB2DFE" w:rsidRDefault="00C20CDE" w:rsidP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sz w:val="24"/>
              </w:rPr>
            </w:pPr>
            <w:ins w:id="186" w:author="li liangbin" w:date="2020-02-14T16:43:00Z">
              <w:r>
                <w:rPr>
                  <w:rFonts w:ascii="宋体" w:hAnsi="宋体"/>
                  <w:sz w:val="24"/>
                </w:rPr>
                <w:t>0.84</w:t>
              </w:r>
            </w:ins>
            <w:del w:id="190" w:author="li liangbin" w:date="2020-02-14T16:43:00Z">
              <w:r w:rsidDel="00C20CDE">
                <w:rPr>
                  <w:rFonts w:ascii="宋体" w:hAnsi="宋体" w:hint="eastAsia"/>
                  <w:sz w:val="24"/>
                </w:rPr>
                <w:delText>1.690</w:delText>
              </w:r>
            </w:del>
          </w:p>
        </w:tc>
        <w:tc>
          <w:tcPr>
            <w:tcW w:w="1119" w:type="dxa"/>
            <w:shd w:val="clear" w:color="auto" w:fill="auto"/>
          </w:tcPr>
          <w:p w14:paraId="4181EC11" w14:textId="659C3CCB" w:rsidR="00C20CDE" w:rsidRPr="00AB2DFE" w:rsidRDefault="00C20CDE">
            <w:pPr>
              <w:snapToGrid w:val="0"/>
              <w:spacing w:beforeLines="50" w:before="156" w:line="360" w:lineRule="auto"/>
              <w:jc w:val="center"/>
              <w:rPr>
                <w:rFonts w:ascii="宋体" w:hAnsi="宋体"/>
                <w:sz w:val="24"/>
              </w:rPr>
            </w:pPr>
            <w:del w:id="191" w:author="li liangbin" w:date="2020-02-14T16:44:00Z">
              <w:r w:rsidDel="00C20CDE">
                <w:rPr>
                  <w:rFonts w:ascii="宋体" w:hAnsi="宋体" w:hint="eastAsia"/>
                  <w:sz w:val="24"/>
                </w:rPr>
                <w:delText>0.919</w:delText>
              </w:r>
            </w:del>
            <w:ins w:id="192" w:author="li liangbin" w:date="2020-02-14T16:44:00Z">
              <w:r>
                <w:rPr>
                  <w:rFonts w:ascii="宋体" w:hAnsi="宋体"/>
                  <w:sz w:val="24"/>
                </w:rPr>
                <w:t>0.93</w:t>
              </w:r>
            </w:ins>
          </w:p>
        </w:tc>
        <w:tc>
          <w:tcPr>
            <w:tcW w:w="950" w:type="dxa"/>
            <w:shd w:val="clear" w:color="auto" w:fill="auto"/>
          </w:tcPr>
          <w:p w14:paraId="304A2B88" w14:textId="77777777" w:rsidR="00C20CDE" w:rsidRPr="00AB2DFE" w:rsidRDefault="00C20CDE" w:rsidP="00C20CDE">
            <w:pPr>
              <w:snapToGrid w:val="0"/>
              <w:spacing w:beforeLines="50" w:before="156" w:line="360" w:lineRule="auto"/>
              <w:jc w:val="left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119" w:type="dxa"/>
            <w:shd w:val="clear" w:color="auto" w:fill="auto"/>
          </w:tcPr>
          <w:p w14:paraId="2874D4B4" w14:textId="77777777" w:rsidR="00C20CDE" w:rsidRPr="00AB2DFE" w:rsidRDefault="00C20CDE" w:rsidP="00C20CDE">
            <w:pPr>
              <w:snapToGrid w:val="0"/>
              <w:spacing w:beforeLines="50" w:before="156" w:line="360" w:lineRule="auto"/>
              <w:jc w:val="left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345" w:type="dxa"/>
            <w:shd w:val="clear" w:color="auto" w:fill="auto"/>
          </w:tcPr>
          <w:p w14:paraId="2510BE21" w14:textId="77777777" w:rsidR="00C20CDE" w:rsidRPr="00AB2DFE" w:rsidRDefault="00C20CDE" w:rsidP="00C20CDE">
            <w:pPr>
              <w:snapToGrid w:val="0"/>
              <w:spacing w:beforeLines="50" w:before="156" w:line="360" w:lineRule="auto"/>
              <w:jc w:val="left"/>
              <w:rPr>
                <w:rFonts w:ascii="宋体" w:hAnsi="宋体"/>
                <w:b/>
                <w:sz w:val="24"/>
              </w:rPr>
            </w:pPr>
          </w:p>
        </w:tc>
        <w:tc>
          <w:tcPr>
            <w:tcW w:w="1345" w:type="dxa"/>
            <w:shd w:val="clear" w:color="auto" w:fill="auto"/>
          </w:tcPr>
          <w:p w14:paraId="0E5ACF6F" w14:textId="77777777" w:rsidR="00C20CDE" w:rsidRPr="00AB2DFE" w:rsidRDefault="00C20CDE" w:rsidP="00C20CDE">
            <w:pPr>
              <w:snapToGrid w:val="0"/>
              <w:spacing w:beforeLines="50" w:before="156" w:line="360" w:lineRule="auto"/>
              <w:jc w:val="left"/>
              <w:rPr>
                <w:rFonts w:ascii="宋体" w:hAnsi="宋体"/>
                <w:b/>
                <w:sz w:val="24"/>
              </w:rPr>
            </w:pPr>
          </w:p>
        </w:tc>
      </w:tr>
    </w:tbl>
    <w:p w14:paraId="106B93D4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0A12EE41" w14:textId="77777777" w:rsidR="00C27AB3" w:rsidRDefault="00C27AB3" w:rsidP="00CF797B">
      <w:pPr>
        <w:snapToGrid w:val="0"/>
        <w:spacing w:beforeLines="50" w:before="156" w:line="360" w:lineRule="auto"/>
        <w:jc w:val="left"/>
        <w:rPr>
          <w:rFonts w:ascii="宋体" w:hAnsi="宋体"/>
          <w:b/>
          <w:sz w:val="24"/>
        </w:rPr>
      </w:pPr>
    </w:p>
    <w:p w14:paraId="134AFCF9" w14:textId="193864FD" w:rsidR="00DB1CA6" w:rsidRDefault="00812486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del w:id="196" w:author="个人用户" w:date="2020-02-12T11:26:00Z">
        <w:r w:rsidRPr="00DB1CA6" w:rsidDel="009132E2">
          <w:rPr>
            <w:rFonts w:ascii="宋体" w:hAnsi="宋体" w:hint="eastAsia"/>
            <w:b/>
            <w:szCs w:val="21"/>
          </w:rPr>
          <w:delText>【</w:delText>
        </w:r>
        <w:r w:rsidR="00B87104" w:rsidRPr="00DB1CA6" w:rsidDel="009132E2">
          <w:rPr>
            <w:rFonts w:ascii="宋体" w:hAnsi="宋体" w:hint="eastAsia"/>
            <w:b/>
            <w:szCs w:val="21"/>
          </w:rPr>
          <w:delText>3</w:delText>
        </w:r>
      </w:del>
      <w:ins w:id="197" w:author="个人用户" w:date="2020-02-12T11:26:00Z">
        <w:r w:rsidR="009132E2" w:rsidRPr="00DB1CA6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4</w:t>
        </w:r>
      </w:ins>
      <w:r w:rsidRPr="00DB1CA6">
        <w:rPr>
          <w:rFonts w:ascii="宋体" w:hAnsi="宋体" w:hint="eastAsia"/>
          <w:b/>
          <w:szCs w:val="21"/>
        </w:rPr>
        <w:t>】</w:t>
      </w:r>
      <w:r w:rsidR="00DB1CA6">
        <w:rPr>
          <w:rFonts w:ascii="宋体" w:hAnsi="宋体" w:hint="eastAsia"/>
          <w:b/>
          <w:szCs w:val="21"/>
        </w:rPr>
        <w:t>流速对支撑剂水平运移和沉降速度的影响</w:t>
      </w:r>
    </w:p>
    <w:p w14:paraId="3ED78944" w14:textId="77777777" w:rsidR="00DB1CA6" w:rsidRDefault="00DB1CA6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（1）</w:t>
      </w:r>
      <w:commentRangeStart w:id="198"/>
      <w:r>
        <w:rPr>
          <w:rFonts w:ascii="宋体" w:hAnsi="宋体" w:hint="eastAsia"/>
          <w:b/>
          <w:szCs w:val="21"/>
        </w:rPr>
        <w:t>流速与水平速度关系回归式</w:t>
      </w:r>
      <w:commentRangeEnd w:id="198"/>
      <w:r w:rsidR="00650CA3">
        <w:rPr>
          <w:rStyle w:val="a8"/>
        </w:rPr>
        <w:commentReference w:id="198"/>
      </w:r>
    </w:p>
    <w:p w14:paraId="6DB9C101" w14:textId="42FC6166" w:rsidR="00DB1CA6" w:rsidRDefault="001F7DA2" w:rsidP="00137AA4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199" w:author="li liangbin" w:date="2020-02-21T17:36:00Z">
        <w:r w:rsidDel="001F7DA2">
          <w:rPr>
            <w:rFonts w:ascii="宋体" w:hAnsi="宋体"/>
            <w:b/>
            <w:szCs w:val="21"/>
          </w:rPr>
          <w:pict w14:anchorId="35F6BDD9">
            <v:shape id="_x0000_i1026" type="#_x0000_t75" style="width:293.75pt;height:178.45pt">
              <v:imagedata r:id="rId10" o:title="wen流速-Vx回归"/>
              <o:lock v:ext="edit" aspectratio="f"/>
            </v:shape>
          </w:pict>
        </w:r>
      </w:del>
      <w:ins w:id="200" w:author="li liangbin" w:date="2020-02-21T17:36:00Z">
        <w:r>
          <w:rPr>
            <w:rFonts w:ascii="宋体" w:hAnsi="宋体" w:hint="eastAsia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流速与水平速度关系回归式.png"/>
                      <pic:cNvPicPr/>
                    </pic:nvPicPr>
                    <pic:blipFill>
                      <a:blip r:embed="rId4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0A2E3243" w14:textId="10471C6B" w:rsidR="00DB1CA6" w:rsidRDefault="009140F7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del w:id="201" w:author="li liangbin" w:date="2020-02-21T17:36:00Z">
        <w:r w:rsidR="005B0D1E" w:rsidDel="001F7DA2">
          <w:rPr>
            <w:rFonts w:ascii="宋体" w:hAnsi="宋体" w:hint="eastAsia"/>
            <w:b/>
            <w:szCs w:val="21"/>
          </w:rPr>
          <w:delText>1.912</w:delText>
        </w:r>
      </w:del>
      <w:r w:rsidR="00EB0ACB">
        <w:rPr>
          <w:rFonts w:ascii="宋体" w:hAnsi="宋体" w:hint="eastAsia"/>
          <w:b/>
          <w:szCs w:val="21"/>
        </w:rPr>
        <w:t xml:space="preserve"> </w:t>
      </w:r>
      <w:ins w:id="202" w:author="li liangbin" w:date="2020-02-21T17:42:00Z">
        <w:r w:rsidR="001F7DA2">
          <w:rPr>
            <w:rFonts w:ascii="宋体" w:hAnsi="宋体"/>
            <w:b/>
            <w:szCs w:val="21"/>
          </w:rPr>
          <w:t>0.0</w:t>
        </w:r>
      </w:ins>
      <w:r>
        <w:rPr>
          <w:rFonts w:ascii="宋体" w:hAnsi="宋体" w:hint="eastAsia"/>
          <w:b/>
          <w:szCs w:val="21"/>
        </w:rPr>
        <w:t>*</w:t>
      </w:r>
      <w:r w:rsidR="00EB0ACB">
        <w:rPr>
          <w:rFonts w:ascii="宋体" w:hAnsi="宋体" w:hint="eastAsia"/>
          <w:b/>
          <w:szCs w:val="21"/>
        </w:rPr>
        <w:t xml:space="preserve"> </w:t>
      </w:r>
      <w:r>
        <w:rPr>
          <w:rFonts w:ascii="宋体" w:hAnsi="宋体" w:hint="eastAsia"/>
          <w:b/>
          <w:szCs w:val="21"/>
        </w:rPr>
        <w:t>X</w:t>
      </w:r>
      <w:r w:rsidR="00EB0ACB">
        <w:rPr>
          <w:rFonts w:ascii="宋体" w:hAnsi="宋体" w:hint="eastAsia"/>
          <w:b/>
          <w:szCs w:val="21"/>
        </w:rPr>
        <w:t xml:space="preserve"> </w:t>
      </w:r>
      <w:r>
        <w:rPr>
          <w:rFonts w:ascii="宋体" w:hAnsi="宋体" w:hint="eastAsia"/>
          <w:b/>
          <w:szCs w:val="21"/>
        </w:rPr>
        <w:t>+</w:t>
      </w:r>
      <w:r w:rsidR="00EB0ACB">
        <w:rPr>
          <w:rFonts w:ascii="宋体" w:hAnsi="宋体" w:hint="eastAsia"/>
          <w:b/>
          <w:szCs w:val="21"/>
        </w:rPr>
        <w:t xml:space="preserve"> </w:t>
      </w:r>
      <w:ins w:id="205" w:author="li liangbin" w:date="2020-02-21T17:42:00Z">
        <w:r w:rsidR="001F7DA2">
          <w:rPr>
            <w:rFonts w:ascii="宋体" w:hAnsi="宋体"/>
            <w:b/>
            <w:szCs w:val="21"/>
          </w:rPr>
          <w:t>0.45</w:t>
        </w:r>
      </w:ins>
      <w:del w:id="208" w:author="li liangbin" w:date="2020-02-21T17:37:00Z">
        <w:r w:rsidR="005B0D1E" w:rsidDel="001F7DA2">
          <w:rPr>
            <w:rFonts w:ascii="宋体" w:hAnsi="宋体" w:hint="eastAsia"/>
            <w:b/>
            <w:szCs w:val="21"/>
          </w:rPr>
          <w:delText>-.122</w:delText>
        </w:r>
      </w:del>
    </w:p>
    <w:p w14:paraId="294AE139" w14:textId="77777777" w:rsidR="006B2689" w:rsidRDefault="006B2689" w:rsidP="006B2689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（2）</w:t>
      </w:r>
      <w:commentRangeStart w:id="209"/>
      <w:r>
        <w:rPr>
          <w:rFonts w:ascii="宋体" w:hAnsi="宋体" w:hint="eastAsia"/>
          <w:b/>
          <w:szCs w:val="21"/>
        </w:rPr>
        <w:t>流速与垂直速度关系回归式</w:t>
      </w:r>
      <w:commentRangeEnd w:id="209"/>
      <w:r w:rsidR="00650CA3">
        <w:rPr>
          <w:rStyle w:val="a8"/>
        </w:rPr>
        <w:commentReference w:id="209"/>
      </w:r>
    </w:p>
    <w:p w14:paraId="38AF19FB" w14:textId="1E76A996" w:rsidR="006B2689" w:rsidRDefault="001F7DA2" w:rsidP="006B2689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10" w:author="li liangbin" w:date="2020-02-21T17:37:00Z">
        <w:r w:rsidDel="001F7DA2">
          <w:rPr>
            <w:rFonts w:ascii="宋体" w:hAnsi="宋体"/>
            <w:b/>
            <w:szCs w:val="21"/>
          </w:rPr>
          <w:pict w14:anchorId="55DE0173">
            <v:shape id="_x0000_i1027" type="#_x0000_t75" style="width:293.75pt;height:178.45pt">
              <v:imagedata r:id="rId11" o:title="wen流速-Vy回归"/>
              <o:lock v:ext="edit" aspectratio="f"/>
            </v:shape>
          </w:pict>
        </w:r>
      </w:del>
      <w:ins w:id="211" w:author="li liangbin" w:date="2020-02-21T17:37:00Z">
        <w:r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流速与垂直速度关系回归式.png"/>
                      <pic:cNvPicPr/>
                    </pic:nvPicPr>
                    <pic:blipFill>
                      <a:blip r:embed="rId5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30847698" w14:textId="5D65904B" w:rsidR="006B2689" w:rsidRDefault="006B2689" w:rsidP="006B2689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12" w:author="li liangbin" w:date="2020-02-21T17:37:00Z">
        <w:r w:rsidR="001F7DA2" w:rsidRPr="001F7DA2">
          <w:rPr>
            <w:rFonts w:ascii="宋体" w:hAnsi="宋体"/>
            <w:b/>
            <w:szCs w:val="21"/>
          </w:rPr>
          <w:t xml:space="preserve"> </w:t>
        </w:r>
      </w:ins>
      <w:ins w:id="213" w:author="li liangbin" w:date="2020-02-21T17:41:00Z">
        <w:r w:rsidR="001F7DA2">
          <w:rPr>
            <w:rFonts w:ascii="宋体" w:hAnsi="宋体"/>
            <w:b/>
            <w:szCs w:val="21"/>
          </w:rPr>
          <w:t>0.0</w:t>
        </w:r>
      </w:ins>
      <w:del w:id="217" w:author="li liangbin" w:date="2020-02-21T17:37:00Z">
        <w:r w:rsidR="005B0D1E" w:rsidDel="001F7DA2">
          <w:rPr>
            <w:rFonts w:ascii="宋体" w:hAnsi="宋体" w:hint="eastAsia"/>
            <w:b/>
            <w:szCs w:val="21"/>
          </w:rPr>
          <w:delText>1.115</w:delText>
        </w:r>
      </w:del>
      <w:r>
        <w:rPr>
          <w:rFonts w:ascii="宋体" w:hAnsi="宋体" w:hint="eastAsia"/>
          <w:b/>
          <w:szCs w:val="21"/>
        </w:rPr>
        <w:t xml:space="preserve"> * X + </w:t>
      </w:r>
      <w:ins w:id="218" w:author="li liangbin" w:date="2020-02-21T17:41:00Z">
        <w:r w:rsidR="001F7DA2">
          <w:rPr>
            <w:rFonts w:ascii="宋体" w:hAnsi="宋体"/>
            <w:b/>
            <w:szCs w:val="21"/>
          </w:rPr>
          <w:t>0.76</w:t>
        </w:r>
      </w:ins>
      <w:del w:id="223" w:author="li liangbin" w:date="2020-02-21T17:38:00Z">
        <w:r w:rsidR="005B0D1E" w:rsidDel="001F7DA2">
          <w:rPr>
            <w:rFonts w:ascii="宋体" w:hAnsi="宋体" w:hint="eastAsia"/>
            <w:b/>
            <w:szCs w:val="21"/>
          </w:rPr>
          <w:delText>-.108</w:delText>
        </w:r>
      </w:del>
    </w:p>
    <w:p w14:paraId="64C678D6" w14:textId="77777777" w:rsidR="00DB1CA6" w:rsidRDefault="00DB1CA6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</w:p>
    <w:p w14:paraId="2D169EDB" w14:textId="09D4EDB7" w:rsidR="009D2014" w:rsidRDefault="009D2014" w:rsidP="009D2014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del w:id="224" w:author="个人用户" w:date="2020-02-12T11:26:00Z">
        <w:r w:rsidRPr="00DB1CA6" w:rsidDel="009132E2">
          <w:rPr>
            <w:rFonts w:ascii="宋体" w:hAnsi="宋体" w:hint="eastAsia"/>
            <w:b/>
            <w:szCs w:val="21"/>
          </w:rPr>
          <w:delText>【</w:delText>
        </w:r>
        <w:r w:rsidDel="009132E2">
          <w:rPr>
            <w:rFonts w:ascii="宋体" w:hAnsi="宋体" w:hint="eastAsia"/>
            <w:b/>
            <w:szCs w:val="21"/>
          </w:rPr>
          <w:delText>4</w:delText>
        </w:r>
      </w:del>
      <w:ins w:id="225" w:author="个人用户" w:date="2020-02-12T11:26:00Z">
        <w:r w:rsidR="009132E2" w:rsidRPr="00DB1CA6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5</w:t>
        </w:r>
      </w:ins>
      <w:r w:rsidRPr="00DB1CA6">
        <w:rPr>
          <w:rFonts w:ascii="宋体" w:hAnsi="宋体" w:hint="eastAsia"/>
          <w:b/>
          <w:szCs w:val="21"/>
        </w:rPr>
        <w:t>】</w:t>
      </w:r>
      <w:r>
        <w:rPr>
          <w:rFonts w:ascii="宋体" w:hAnsi="宋体" w:hint="eastAsia"/>
          <w:b/>
          <w:szCs w:val="21"/>
        </w:rPr>
        <w:t>砂比对支撑剂水平运移和沉降速度的影响</w:t>
      </w:r>
    </w:p>
    <w:p w14:paraId="57D90DBA" w14:textId="77777777" w:rsidR="009D2014" w:rsidRDefault="009D2014" w:rsidP="009D2014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（1）</w:t>
      </w:r>
      <w:commentRangeStart w:id="226"/>
      <w:r>
        <w:rPr>
          <w:rFonts w:ascii="宋体" w:hAnsi="宋体" w:hint="eastAsia"/>
          <w:b/>
          <w:szCs w:val="21"/>
        </w:rPr>
        <w:t>砂比与水平速度关系回归式</w:t>
      </w:r>
      <w:commentRangeEnd w:id="226"/>
      <w:r w:rsidR="009D5914">
        <w:rPr>
          <w:rStyle w:val="a8"/>
        </w:rPr>
        <w:commentReference w:id="226"/>
      </w:r>
    </w:p>
    <w:p w14:paraId="3CF06E10" w14:textId="72628744" w:rsidR="009D2014" w:rsidRDefault="001F7DA2" w:rsidP="009D2014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27" w:author="li liangbin" w:date="2020-02-21T17:38:00Z">
        <w:r w:rsidDel="001F7DA2">
          <w:rPr>
            <w:rFonts w:ascii="宋体" w:hAnsi="宋体"/>
            <w:b/>
            <w:szCs w:val="21"/>
          </w:rPr>
          <w:pict w14:anchorId="40EA8DE4">
            <v:shape id="_x0000_i1028" type="#_x0000_t75" style="width:293.75pt;height:178.45pt">
              <v:imagedata r:id="rId12" o:title="wen砂比-Vx回归"/>
              <o:lock v:ext="edit" aspectratio="f"/>
            </v:shape>
          </w:pict>
        </w:r>
      </w:del>
      <w:ins w:id="228" w:author="li liangbin" w:date="2020-02-21T17:38:00Z">
        <w:r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砂比与水平速度关系回归式.png"/>
                      <pic:cNvPicPr/>
                    </pic:nvPicPr>
                    <pic:blipFill>
                      <a:blip r:embed="rId5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6EBB3F51" w14:textId="72EA821E" w:rsidR="009D2014" w:rsidRDefault="009D2014" w:rsidP="009D2014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29" w:author="li liangbin" w:date="2020-02-21T17:38:00Z">
        <w:r w:rsidR="001F7DA2" w:rsidRPr="001F7DA2">
          <w:rPr>
            <w:rFonts w:ascii="宋体" w:hAnsi="宋体"/>
            <w:b/>
            <w:szCs w:val="21"/>
          </w:rPr>
          <w:t xml:space="preserve"> </w:t>
        </w:r>
      </w:ins>
      <w:ins w:id="230" w:author="li liangbin" w:date="2020-02-21T17:41:00Z">
        <w:r w:rsidR="001F7DA2">
          <w:rPr>
            <w:rFonts w:ascii="宋体" w:hAnsi="宋体"/>
            <w:b/>
            <w:szCs w:val="21"/>
          </w:rPr>
          <w:t>0.0</w:t>
        </w:r>
      </w:ins>
      <w:r>
        <w:rPr>
          <w:rFonts w:ascii="宋体" w:hAnsi="宋体" w:hint="eastAsia"/>
          <w:b/>
          <w:szCs w:val="21"/>
        </w:rPr>
        <w:t xml:space="preserve">* X + </w:t>
      </w:r>
      <w:ins w:id="234" w:author="li liangbin" w:date="2020-02-21T17:41:00Z">
        <w:r w:rsidR="001F7DA2">
          <w:rPr>
            <w:rFonts w:ascii="宋体" w:hAnsi="宋体"/>
            <w:b/>
            <w:szCs w:val="21"/>
          </w:rPr>
          <w:t>0.84</w:t>
        </w:r>
      </w:ins>
      <w:del w:id="237" w:author="li liangbin" w:date="2020-02-21T17:38:00Z">
        <w:r w:rsidR="005B0D1E" w:rsidDel="001F7DA2">
          <w:rPr>
            <w:rFonts w:ascii="宋体" w:hAnsi="宋体" w:hint="eastAsia"/>
            <w:b/>
            <w:szCs w:val="21"/>
          </w:rPr>
          <w:delText>-.008</w:delText>
        </w:r>
      </w:del>
    </w:p>
    <w:p w14:paraId="2078E8A9" w14:textId="77777777" w:rsidR="009D2014" w:rsidRDefault="009D2014" w:rsidP="009D2014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（2）</w:t>
      </w:r>
      <w:commentRangeStart w:id="238"/>
      <w:r>
        <w:rPr>
          <w:rFonts w:ascii="宋体" w:hAnsi="宋体" w:hint="eastAsia"/>
          <w:b/>
          <w:szCs w:val="21"/>
        </w:rPr>
        <w:t>砂比与垂直速度关系回归式</w:t>
      </w:r>
      <w:commentRangeEnd w:id="238"/>
      <w:r w:rsidR="009D5914">
        <w:rPr>
          <w:rStyle w:val="a8"/>
        </w:rPr>
        <w:commentReference w:id="238"/>
      </w:r>
    </w:p>
    <w:p w14:paraId="598253F7" w14:textId="57270BCE" w:rsidR="009D2014" w:rsidRDefault="001F7DA2" w:rsidP="009D2014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39" w:author="li liangbin" w:date="2020-02-21T17:38:00Z">
        <w:r w:rsidDel="001F7DA2">
          <w:rPr>
            <w:rFonts w:ascii="宋体" w:hAnsi="宋体"/>
            <w:b/>
            <w:szCs w:val="21"/>
          </w:rPr>
          <w:lastRenderedPageBreak/>
          <w:pict w14:anchorId="01523A00">
            <v:shape id="_x0000_i1029" type="#_x0000_t75" style="width:293.75pt;height:178.45pt">
              <v:imagedata r:id="rId13" o:title="wen砂比-Vy回归"/>
              <o:lock v:ext="edit" aspectratio="f"/>
            </v:shape>
          </w:pict>
        </w:r>
      </w:del>
      <w:ins w:id="240" w:author="li liangbin" w:date="2020-02-21T17:38:00Z">
        <w:r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砂比与垂直速度关系回归式.png"/>
                      <pic:cNvPicPr/>
                    </pic:nvPicPr>
                    <pic:blipFill>
                      <a:blip r:embed="rId5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77DC09E3" w14:textId="3FCD28DB" w:rsidR="009D2014" w:rsidRDefault="009D2014" w:rsidP="009D2014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43" w:author="li liangbin" w:date="2020-02-21T17:39:00Z">
        <w:r w:rsidR="001F7DA2" w:rsidRPr="001F7DA2">
          <w:rPr>
            <w:rFonts w:ascii="宋体" w:hAnsi="宋体"/>
            <w:b/>
            <w:szCs w:val="21"/>
          </w:rPr>
          <w:t xml:space="preserve"> </w:t>
        </w:r>
      </w:ins>
      <w:ins w:id="244" w:author="li liangbin" w:date="2020-02-21T17:41:00Z">
        <w:r w:rsidR="001F7DA2">
          <w:rPr>
            <w:rFonts w:ascii="宋体" w:hAnsi="宋体"/>
            <w:b/>
            <w:szCs w:val="21"/>
          </w:rPr>
          <w:t>0.0</w:t>
        </w:r>
      </w:ins>
      <w:r>
        <w:rPr>
          <w:rFonts w:ascii="宋体" w:hAnsi="宋体" w:hint="eastAsia"/>
          <w:b/>
          <w:szCs w:val="21"/>
        </w:rPr>
        <w:t xml:space="preserve">* X + </w:t>
      </w:r>
      <w:ins w:id="248" w:author="li liangbin" w:date="2020-02-21T17:41:00Z">
        <w:r w:rsidR="001F7DA2">
          <w:rPr>
            <w:rFonts w:ascii="宋体" w:hAnsi="宋体"/>
            <w:b/>
            <w:szCs w:val="21"/>
          </w:rPr>
          <w:t>0.93</w:t>
        </w:r>
      </w:ins>
      <w:del w:id="251" w:author="li liangbin" w:date="2020-02-21T17:39:00Z">
        <w:r w:rsidR="005B0D1E" w:rsidDel="001F7DA2">
          <w:rPr>
            <w:rFonts w:ascii="宋体" w:hAnsi="宋体" w:hint="eastAsia"/>
            <w:b/>
            <w:szCs w:val="21"/>
          </w:rPr>
          <w:delText>.016</w:delText>
        </w:r>
      </w:del>
    </w:p>
    <w:p w14:paraId="4F743D87" w14:textId="77777777" w:rsidR="009D2014" w:rsidRDefault="009D2014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</w:p>
    <w:p w14:paraId="39694BD2" w14:textId="7611F171" w:rsidR="00237B5D" w:rsidRDefault="00237B5D" w:rsidP="00237B5D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del w:id="252" w:author="个人用户" w:date="2020-02-12T11:26:00Z">
        <w:r w:rsidRPr="00DB1CA6" w:rsidDel="009132E2">
          <w:rPr>
            <w:rFonts w:ascii="宋体" w:hAnsi="宋体" w:hint="eastAsia"/>
            <w:b/>
            <w:szCs w:val="21"/>
          </w:rPr>
          <w:delText>【</w:delText>
        </w:r>
        <w:r w:rsidDel="009132E2">
          <w:rPr>
            <w:rFonts w:ascii="宋体" w:hAnsi="宋体" w:hint="eastAsia"/>
            <w:b/>
            <w:szCs w:val="21"/>
          </w:rPr>
          <w:delText>5</w:delText>
        </w:r>
      </w:del>
      <w:ins w:id="253" w:author="个人用户" w:date="2020-02-12T11:26:00Z">
        <w:r w:rsidR="009132E2" w:rsidRPr="00DB1CA6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6</w:t>
        </w:r>
      </w:ins>
      <w:r w:rsidRPr="00DB1CA6">
        <w:rPr>
          <w:rFonts w:ascii="宋体" w:hAnsi="宋体" w:hint="eastAsia"/>
          <w:b/>
          <w:szCs w:val="21"/>
        </w:rPr>
        <w:t>】</w:t>
      </w:r>
      <w:r>
        <w:rPr>
          <w:rFonts w:ascii="宋体" w:hAnsi="宋体" w:hint="eastAsia"/>
          <w:b/>
          <w:szCs w:val="21"/>
        </w:rPr>
        <w:t>支撑剂密度对支撑剂水平运移和沉降速度的影响</w:t>
      </w:r>
    </w:p>
    <w:p w14:paraId="178E80B9" w14:textId="77777777" w:rsidR="00237B5D" w:rsidRDefault="00237B5D" w:rsidP="00237B5D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（1）</w:t>
      </w:r>
      <w:commentRangeStart w:id="254"/>
      <w:r w:rsidR="00D623E5">
        <w:rPr>
          <w:rFonts w:ascii="宋体" w:hAnsi="宋体" w:hint="eastAsia"/>
          <w:b/>
          <w:szCs w:val="21"/>
        </w:rPr>
        <w:t>支撑剂密度</w:t>
      </w:r>
      <w:r>
        <w:rPr>
          <w:rFonts w:ascii="宋体" w:hAnsi="宋体" w:hint="eastAsia"/>
          <w:b/>
          <w:szCs w:val="21"/>
        </w:rPr>
        <w:t>与水平速度关系回归式</w:t>
      </w:r>
      <w:commentRangeEnd w:id="254"/>
      <w:r w:rsidR="00BD62CF">
        <w:rPr>
          <w:rStyle w:val="a8"/>
        </w:rPr>
        <w:commentReference w:id="254"/>
      </w:r>
    </w:p>
    <w:p w14:paraId="50ECECFB" w14:textId="5631A076" w:rsidR="00237B5D" w:rsidRDefault="001F7DA2" w:rsidP="00237B5D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55" w:author="li liangbin" w:date="2020-02-21T17:39:00Z">
        <w:r w:rsidDel="001F7DA2">
          <w:rPr>
            <w:rFonts w:ascii="宋体" w:hAnsi="宋体"/>
            <w:b/>
            <w:szCs w:val="21"/>
          </w:rPr>
          <w:pict w14:anchorId="4A87C121">
            <v:shape id="_x0000_i1030" type="#_x0000_t75" style="width:293.75pt;height:178.45pt">
              <v:imagedata r:id="rId14" o:title="wen支撑剂密度-Vx回归"/>
              <o:lock v:ext="edit" aspectratio="f"/>
            </v:shape>
          </w:pict>
        </w:r>
      </w:del>
      <w:ins w:id="256" w:author="li liangbin" w:date="2020-02-21T17:40:00Z">
        <w:r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支撑剂密度与水平速度关系回归式.png"/>
                      <pic:cNvPicPr/>
                    </pic:nvPicPr>
                    <pic:blipFill>
                      <a:blip r:embed="rId5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2C4C46BB" w14:textId="105F8E91" w:rsidR="00237B5D" w:rsidRDefault="00237B5D" w:rsidP="00237B5D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57" w:author="li liangbin" w:date="2020-02-21T17:40:00Z">
        <w:r w:rsidR="001F7DA2">
          <w:rPr>
            <w:rFonts w:ascii="宋体" w:hAnsi="宋体"/>
            <w:b/>
            <w:szCs w:val="21"/>
          </w:rPr>
          <w:t>-0.03</w:t>
        </w:r>
      </w:ins>
      <w:del w:id="258" w:author="li liangbin" w:date="2020-02-21T17:40:00Z">
        <w:r w:rsidR="005B0D1E" w:rsidDel="001F7DA2">
          <w:rPr>
            <w:rFonts w:ascii="宋体" w:hAnsi="宋体" w:hint="eastAsia"/>
            <w:b/>
            <w:szCs w:val="21"/>
          </w:rPr>
          <w:delText>1.690</w:delText>
        </w:r>
      </w:del>
      <w:r>
        <w:rPr>
          <w:rFonts w:ascii="宋体" w:hAnsi="宋体" w:hint="eastAsia"/>
          <w:b/>
          <w:szCs w:val="21"/>
        </w:rPr>
        <w:t xml:space="preserve"> * X + </w:t>
      </w:r>
      <w:ins w:id="259" w:author="li liangbin" w:date="2020-02-21T17:40:00Z">
        <w:r w:rsidR="001F7DA2">
          <w:rPr>
            <w:rFonts w:ascii="宋体" w:hAnsi="宋体"/>
            <w:b/>
            <w:szCs w:val="21"/>
          </w:rPr>
          <w:t>7.11</w:t>
        </w:r>
      </w:ins>
      <w:del w:id="262" w:author="li liangbin" w:date="2020-02-21T17:40:00Z">
        <w:r w:rsidR="005B0D1E" w:rsidDel="001F7DA2">
          <w:rPr>
            <w:rFonts w:ascii="宋体" w:hAnsi="宋体" w:hint="eastAsia"/>
            <w:b/>
            <w:szCs w:val="21"/>
          </w:rPr>
          <w:delText>0</w:delText>
        </w:r>
      </w:del>
    </w:p>
    <w:p w14:paraId="05423CD8" w14:textId="77777777" w:rsidR="00237B5D" w:rsidRDefault="00237B5D" w:rsidP="00237B5D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（2）</w:t>
      </w:r>
      <w:commentRangeStart w:id="263"/>
      <w:r>
        <w:rPr>
          <w:rFonts w:ascii="宋体" w:hAnsi="宋体" w:hint="eastAsia"/>
          <w:b/>
          <w:szCs w:val="21"/>
        </w:rPr>
        <w:t>支撑剂密度与垂直速度关系回归</w:t>
      </w:r>
      <w:commentRangeEnd w:id="263"/>
      <w:r w:rsidR="00BD62CF">
        <w:rPr>
          <w:rStyle w:val="a8"/>
        </w:rPr>
        <w:commentReference w:id="263"/>
      </w:r>
      <w:r>
        <w:rPr>
          <w:rFonts w:ascii="宋体" w:hAnsi="宋体" w:hint="eastAsia"/>
          <w:b/>
          <w:szCs w:val="21"/>
        </w:rPr>
        <w:t>式</w:t>
      </w:r>
    </w:p>
    <w:p w14:paraId="5924D3D4" w14:textId="76C01004" w:rsidR="00237B5D" w:rsidRDefault="001F7DA2" w:rsidP="00237B5D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64" w:author="li liangbin" w:date="2020-02-21T17:42:00Z">
        <w:r w:rsidDel="001F7DA2">
          <w:rPr>
            <w:rFonts w:ascii="宋体" w:hAnsi="宋体"/>
            <w:b/>
            <w:szCs w:val="21"/>
          </w:rPr>
          <w:pict w14:anchorId="5508F27E">
            <v:shape id="_x0000_i1031" type="#_x0000_t75" style="width:293.75pt;height:178.45pt">
              <v:imagedata r:id="rId15" o:title="wen支撑剂密度-Vy回归"/>
              <o:lock v:ext="edit" aspectratio="f"/>
            </v:shape>
          </w:pict>
        </w:r>
      </w:del>
      <w:ins w:id="265" w:author="li liangbin" w:date="2020-02-21T17:42:00Z">
        <w:r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支撑剂密度与垂直速度关系回归式.png"/>
                      <pic:cNvPicPr/>
                    </pic:nvPicPr>
                    <pic:blipFill>
                      <a:blip r:embed="rId5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74DF500B" w14:textId="1E9AFE90" w:rsidR="00237B5D" w:rsidRDefault="00237B5D" w:rsidP="00237B5D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66" w:author="li liangbin" w:date="2020-02-21T17:43:00Z">
        <w:r w:rsidR="001F7DA2">
          <w:rPr>
            <w:rFonts w:ascii="宋体" w:hAnsi="宋体"/>
            <w:b/>
            <w:szCs w:val="21"/>
          </w:rPr>
          <w:t>-0.01</w:t>
        </w:r>
      </w:ins>
      <w:del w:id="267" w:author="li liangbin" w:date="2020-02-21T17:43:00Z">
        <w:r w:rsidR="005B0D1E" w:rsidDel="001F7DA2">
          <w:rPr>
            <w:rFonts w:ascii="宋体" w:hAnsi="宋体" w:hint="eastAsia"/>
            <w:b/>
            <w:szCs w:val="21"/>
          </w:rPr>
          <w:delText>0.919</w:delText>
        </w:r>
        <w:r w:rsidDel="001F7DA2">
          <w:rPr>
            <w:rFonts w:ascii="宋体" w:hAnsi="宋体" w:hint="eastAsia"/>
            <w:b/>
            <w:szCs w:val="21"/>
          </w:rPr>
          <w:delText xml:space="preserve"> </w:delText>
        </w:r>
      </w:del>
      <w:r>
        <w:rPr>
          <w:rFonts w:ascii="宋体" w:hAnsi="宋体" w:hint="eastAsia"/>
          <w:b/>
          <w:szCs w:val="21"/>
        </w:rPr>
        <w:t xml:space="preserve">* X + </w:t>
      </w:r>
      <w:ins w:id="268" w:author="li liangbin" w:date="2020-02-21T17:42:00Z">
        <w:r w:rsidR="001F7DA2">
          <w:rPr>
            <w:rFonts w:ascii="宋体" w:hAnsi="宋体"/>
            <w:b/>
            <w:szCs w:val="21"/>
          </w:rPr>
          <w:t>3.73</w:t>
        </w:r>
      </w:ins>
      <w:del w:id="271" w:author="li liangbin" w:date="2020-02-21T17:42:00Z">
        <w:r w:rsidR="005B0D1E" w:rsidDel="001F7DA2">
          <w:rPr>
            <w:rFonts w:ascii="宋体" w:hAnsi="宋体" w:hint="eastAsia"/>
            <w:b/>
            <w:szCs w:val="21"/>
          </w:rPr>
          <w:delText>0</w:delText>
        </w:r>
      </w:del>
    </w:p>
    <w:p w14:paraId="360EA2A5" w14:textId="77777777" w:rsidR="00237B5D" w:rsidRDefault="00237B5D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</w:p>
    <w:p w14:paraId="6A82561A" w14:textId="74FCC2E5" w:rsidR="007708D3" w:rsidRDefault="007708D3" w:rsidP="007708D3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del w:id="272" w:author="个人用户" w:date="2020-02-12T11:26:00Z">
        <w:r w:rsidRPr="00DB1CA6" w:rsidDel="009132E2">
          <w:rPr>
            <w:rFonts w:ascii="宋体" w:hAnsi="宋体" w:hint="eastAsia"/>
            <w:b/>
            <w:szCs w:val="21"/>
          </w:rPr>
          <w:delText>【</w:delText>
        </w:r>
        <w:r w:rsidDel="009132E2">
          <w:rPr>
            <w:rFonts w:ascii="宋体" w:hAnsi="宋体" w:hint="eastAsia"/>
            <w:b/>
            <w:szCs w:val="21"/>
          </w:rPr>
          <w:delText>6</w:delText>
        </w:r>
      </w:del>
      <w:ins w:id="273" w:author="个人用户" w:date="2020-02-12T11:26:00Z">
        <w:r w:rsidR="009132E2" w:rsidRPr="00DB1CA6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7</w:t>
        </w:r>
      </w:ins>
      <w:r w:rsidRPr="00DB1CA6">
        <w:rPr>
          <w:rFonts w:ascii="宋体" w:hAnsi="宋体" w:hint="eastAsia"/>
          <w:b/>
          <w:szCs w:val="21"/>
        </w:rPr>
        <w:t>】</w:t>
      </w:r>
      <w:r>
        <w:rPr>
          <w:rFonts w:ascii="宋体" w:hAnsi="宋体" w:hint="eastAsia"/>
          <w:b/>
          <w:szCs w:val="21"/>
        </w:rPr>
        <w:t>压裂液粘度对支撑剂水平运移和沉降速度的影响</w:t>
      </w:r>
    </w:p>
    <w:p w14:paraId="252E0C32" w14:textId="77777777" w:rsidR="007708D3" w:rsidRDefault="007708D3" w:rsidP="007708D3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（1）</w:t>
      </w:r>
      <w:commentRangeStart w:id="274"/>
      <w:r>
        <w:rPr>
          <w:rFonts w:ascii="宋体" w:hAnsi="宋体" w:hint="eastAsia"/>
          <w:b/>
          <w:szCs w:val="21"/>
        </w:rPr>
        <w:t>压裂液粘度与水平速度关系回归式</w:t>
      </w:r>
      <w:commentRangeEnd w:id="274"/>
      <w:r w:rsidR="00BD62CF">
        <w:rPr>
          <w:rStyle w:val="a8"/>
        </w:rPr>
        <w:commentReference w:id="274"/>
      </w:r>
    </w:p>
    <w:p w14:paraId="7296B174" w14:textId="2378665C" w:rsidR="007708D3" w:rsidRDefault="001F7DA2" w:rsidP="007708D3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75" w:author="li liangbin" w:date="2020-02-21T17:43:00Z">
        <w:r w:rsidDel="001F7DA2">
          <w:rPr>
            <w:rFonts w:ascii="宋体" w:hAnsi="宋体"/>
            <w:b/>
            <w:szCs w:val="21"/>
          </w:rPr>
          <w:pict w14:anchorId="534BB978">
            <v:shape id="_x0000_i1032" type="#_x0000_t75" style="width:293.75pt;height:178.45pt">
              <v:imagedata r:id="rId16" o:title="wen压裂液粘度-Vx回归"/>
              <o:lock v:ext="edit" aspectratio="f"/>
            </v:shape>
          </w:pict>
        </w:r>
      </w:del>
      <w:ins w:id="276" w:author="li liangbin" w:date="2020-02-21T17:43:00Z">
        <w:r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压裂液粘度与水平速度关系回归式.png"/>
                      <pic:cNvPicPr/>
                    </pic:nvPicPr>
                    <pic:blipFill>
                      <a:blip r:embed="rId5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1A22A06F" w14:textId="5C54D5C9" w:rsidR="007708D3" w:rsidRDefault="007708D3" w:rsidP="007708D3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77" w:author="li liangbin" w:date="2020-02-21T17:44:00Z">
        <w:r w:rsidR="001F7DA2">
          <w:rPr>
            <w:rFonts w:ascii="宋体" w:hAnsi="宋体"/>
            <w:b/>
            <w:szCs w:val="21"/>
          </w:rPr>
          <w:t>0.0</w:t>
        </w:r>
      </w:ins>
      <w:del w:id="278" w:author="li liangbin" w:date="2020-02-21T17:44:00Z">
        <w:r w:rsidR="005B0D1E" w:rsidDel="001F7DA2">
          <w:rPr>
            <w:rFonts w:ascii="宋体" w:hAnsi="宋体" w:hint="eastAsia"/>
            <w:b/>
            <w:szCs w:val="21"/>
          </w:rPr>
          <w:delText>2.267</w:delText>
        </w:r>
      </w:del>
      <w:r>
        <w:rPr>
          <w:rFonts w:ascii="宋体" w:hAnsi="宋体" w:hint="eastAsia"/>
          <w:b/>
          <w:szCs w:val="21"/>
        </w:rPr>
        <w:t xml:space="preserve"> * X + </w:t>
      </w:r>
      <w:ins w:id="279" w:author="li liangbin" w:date="2020-02-21T17:43:00Z">
        <w:r w:rsidR="001F7DA2">
          <w:rPr>
            <w:rFonts w:ascii="宋体" w:hAnsi="宋体"/>
            <w:b/>
            <w:szCs w:val="21"/>
          </w:rPr>
          <w:t>0.84</w:t>
        </w:r>
      </w:ins>
      <w:del w:id="282" w:author="li liangbin" w:date="2020-02-21T17:43:00Z">
        <w:r w:rsidR="005B0D1E" w:rsidDel="001F7DA2">
          <w:rPr>
            <w:rFonts w:ascii="宋体" w:hAnsi="宋体" w:hint="eastAsia"/>
            <w:b/>
            <w:szCs w:val="21"/>
          </w:rPr>
          <w:delText>-.011</w:delText>
        </w:r>
      </w:del>
    </w:p>
    <w:p w14:paraId="3D718E60" w14:textId="77777777" w:rsidR="007708D3" w:rsidRDefault="007708D3" w:rsidP="007708D3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（2）</w:t>
      </w:r>
      <w:commentRangeStart w:id="283"/>
      <w:r>
        <w:rPr>
          <w:rFonts w:ascii="宋体" w:hAnsi="宋体" w:hint="eastAsia"/>
          <w:b/>
          <w:szCs w:val="21"/>
        </w:rPr>
        <w:t>压裂液粘度与垂直速度关系回归式</w:t>
      </w:r>
      <w:commentRangeEnd w:id="283"/>
      <w:r w:rsidR="00BD62CF">
        <w:rPr>
          <w:rStyle w:val="a8"/>
        </w:rPr>
        <w:commentReference w:id="283"/>
      </w:r>
    </w:p>
    <w:p w14:paraId="486FE0BA" w14:textId="5BACC7B5" w:rsidR="007708D3" w:rsidRDefault="001F7DA2" w:rsidP="007708D3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del w:id="284" w:author="li liangbin" w:date="2020-02-21T17:44:00Z">
        <w:r w:rsidDel="001F7DA2">
          <w:rPr>
            <w:rFonts w:ascii="宋体" w:hAnsi="宋体"/>
            <w:b/>
            <w:szCs w:val="21"/>
          </w:rPr>
          <w:pict w14:anchorId="1B170770">
            <v:shape id="_x0000_i1033" type="#_x0000_t75" style="width:293.75pt;height:178.45pt">
              <v:imagedata r:id="rId17" o:title="wen压裂液粘度-Vy回归"/>
              <o:lock v:ext="edit" aspectratio="f"/>
            </v:shape>
          </w:pict>
        </w:r>
      </w:del>
      <w:ins w:id="285" w:author="li liangbin" w:date="2020-02-21T17:44:00Z">
        <w:r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25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压裂液粘度与垂直速度关系回归式.png"/>
                      <pic:cNvPicPr/>
                    </pic:nvPicPr>
                    <pic:blipFill>
                      <a:blip r:embed="rId5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25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070D0FF9" w14:textId="46A99CC5" w:rsidR="007708D3" w:rsidRDefault="007708D3" w:rsidP="007708D3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r>
        <w:rPr>
          <w:rFonts w:ascii="宋体" w:hAnsi="宋体" w:hint="eastAsia"/>
          <w:b/>
          <w:szCs w:val="21"/>
        </w:rPr>
        <w:t>回归关系式：Y=</w:t>
      </w:r>
      <w:ins w:id="286" w:author="li liangbin" w:date="2020-02-21T17:45:00Z">
        <w:r w:rsidR="001F7DA2">
          <w:rPr>
            <w:rFonts w:ascii="宋体" w:hAnsi="宋体"/>
            <w:b/>
            <w:szCs w:val="21"/>
          </w:rPr>
          <w:t>0.0</w:t>
        </w:r>
      </w:ins>
      <w:del w:id="287" w:author="li liangbin" w:date="2020-02-21T17:45:00Z">
        <w:r w:rsidR="005B0D1E" w:rsidDel="001F7DA2">
          <w:rPr>
            <w:rFonts w:ascii="宋体" w:hAnsi="宋体" w:hint="eastAsia"/>
            <w:b/>
            <w:szCs w:val="21"/>
          </w:rPr>
          <w:delText>1.024</w:delText>
        </w:r>
      </w:del>
      <w:r>
        <w:rPr>
          <w:rFonts w:ascii="宋体" w:hAnsi="宋体" w:hint="eastAsia"/>
          <w:b/>
          <w:szCs w:val="21"/>
        </w:rPr>
        <w:t xml:space="preserve"> * X + </w:t>
      </w:r>
      <w:ins w:id="288" w:author="li liangbin" w:date="2020-02-21T17:44:00Z">
        <w:r w:rsidR="001F7DA2">
          <w:rPr>
            <w:rFonts w:ascii="宋体" w:hAnsi="宋体"/>
            <w:b/>
            <w:szCs w:val="21"/>
          </w:rPr>
          <w:t>0.93</w:t>
        </w:r>
      </w:ins>
      <w:del w:id="291" w:author="li liangbin" w:date="2020-02-21T17:44:00Z">
        <w:r w:rsidR="005B0D1E" w:rsidDel="001F7DA2">
          <w:rPr>
            <w:rFonts w:ascii="宋体" w:hAnsi="宋体" w:hint="eastAsia"/>
            <w:b/>
            <w:szCs w:val="21"/>
          </w:rPr>
          <w:delText>-.002</w:delText>
        </w:r>
      </w:del>
    </w:p>
    <w:p w14:paraId="1B2A731D" w14:textId="77777777" w:rsidR="007708D3" w:rsidRPr="007708D3" w:rsidRDefault="007708D3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</w:p>
    <w:p w14:paraId="468EE717" w14:textId="7F808967" w:rsidR="00DB1CA6" w:rsidRDefault="00E928C4" w:rsidP="00DB1CA6">
      <w:pPr>
        <w:snapToGrid w:val="0"/>
        <w:spacing w:beforeLines="50" w:before="156" w:line="360" w:lineRule="auto"/>
        <w:jc w:val="left"/>
        <w:rPr>
          <w:rFonts w:ascii="宋体" w:hAnsi="宋体"/>
          <w:b/>
          <w:szCs w:val="21"/>
        </w:rPr>
      </w:pPr>
      <w:del w:id="292" w:author="个人用户" w:date="2020-02-12T11:26:00Z">
        <w:r w:rsidRPr="00DB1CA6" w:rsidDel="009132E2">
          <w:rPr>
            <w:rFonts w:ascii="宋体" w:hAnsi="宋体" w:hint="eastAsia"/>
            <w:b/>
            <w:szCs w:val="21"/>
          </w:rPr>
          <w:delText>【</w:delText>
        </w:r>
        <w:r w:rsidDel="009132E2">
          <w:rPr>
            <w:rFonts w:ascii="宋体" w:hAnsi="宋体" w:hint="eastAsia"/>
            <w:b/>
            <w:szCs w:val="21"/>
          </w:rPr>
          <w:delText>7</w:delText>
        </w:r>
      </w:del>
      <w:ins w:id="293" w:author="个人用户" w:date="2020-02-12T11:26:00Z">
        <w:r w:rsidR="009132E2" w:rsidRPr="00DB1CA6">
          <w:rPr>
            <w:rFonts w:ascii="宋体" w:hAnsi="宋体" w:hint="eastAsia"/>
            <w:b/>
            <w:szCs w:val="21"/>
          </w:rPr>
          <w:t>【</w:t>
        </w:r>
        <w:r w:rsidR="009132E2">
          <w:rPr>
            <w:rFonts w:ascii="宋体" w:hAnsi="宋体" w:hint="eastAsia"/>
            <w:b/>
            <w:szCs w:val="21"/>
          </w:rPr>
          <w:t>8</w:t>
        </w:r>
      </w:ins>
      <w:r w:rsidRPr="00DB1CA6">
        <w:rPr>
          <w:rFonts w:ascii="宋体" w:hAnsi="宋体" w:hint="eastAsia"/>
          <w:b/>
          <w:szCs w:val="21"/>
        </w:rPr>
        <w:t>】</w:t>
      </w:r>
      <w:r w:rsidR="00036A1D">
        <w:rPr>
          <w:rFonts w:ascii="宋体" w:hAnsi="宋体" w:hint="eastAsia"/>
          <w:b/>
          <w:szCs w:val="21"/>
        </w:rPr>
        <w:t>各图</w:t>
      </w:r>
      <w:r>
        <w:rPr>
          <w:rFonts w:ascii="宋体" w:hAnsi="宋体" w:hint="eastAsia"/>
          <w:b/>
          <w:szCs w:val="21"/>
        </w:rPr>
        <w:t>规律分析</w:t>
      </w:r>
    </w:p>
    <w:p w14:paraId="5765FE8B" w14:textId="64C54085" w:rsidR="006A791B" w:rsidRDefault="006A791B" w:rsidP="006A791B">
      <w:pPr>
        <w:snapToGrid w:val="0"/>
        <w:spacing w:beforeLines="50" w:before="156" w:line="360" w:lineRule="auto"/>
        <w:jc w:val="center"/>
        <w:rPr>
          <w:ins w:id="294" w:author="li liangbin" w:date="2020-02-21T18:26:00Z"/>
          <w:rFonts w:ascii="宋体" w:hAnsi="宋体"/>
          <w:b/>
          <w:szCs w:val="21"/>
        </w:rPr>
      </w:pPr>
      <w:ins w:id="295" w:author="li liangbin" w:date="2020-02-21T18:26:00Z">
        <w:r>
          <w:rPr>
            <w:rFonts w:ascii="宋体" w:hAnsi="宋体"/>
            <w:b/>
            <w:szCs w:val="21"/>
          </w:rPr>
          <w:t/>
        </w:r>
        <w:r>
          <w:drawing>
            <wp:inline xmlns:a="http://schemas.openxmlformats.org/drawingml/2006/main" xmlns:pic="http://schemas.openxmlformats.org/drawingml/2006/picture">
              <wp:extent cx="3600000" cy="2700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multiple_lines.png"/>
                      <pic:cNvPicPr/>
                    </pic:nvPicPr>
                    <pic:blipFill>
                      <a:blip r:embed="rId5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600000" cy="2700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</w:p>
    <w:p w14:paraId="73444919" w14:textId="2B5783BF" w:rsidR="008A4B87" w:rsidRPr="00EC7E31" w:rsidDel="006A791B" w:rsidRDefault="001F7DA2" w:rsidP="008A4B87">
      <w:pPr>
        <w:snapToGrid w:val="0"/>
        <w:spacing w:beforeLines="50" w:before="156" w:line="360" w:lineRule="auto"/>
        <w:jc w:val="center"/>
        <w:rPr>
          <w:del w:id="298" w:author="li liangbin" w:date="2020-02-21T18:26:00Z"/>
          <w:rFonts w:ascii="宋体" w:hAnsi="宋体"/>
          <w:b/>
          <w:szCs w:val="21"/>
          <w:rPrChange w:id="299" w:author="li liangbin" w:date="2020-02-21T18:18:00Z">
            <w:rPr>
              <w:del w:id="300" w:author="li liangbin" w:date="2020-02-21T18:26:00Z"/>
              <w:rFonts w:ascii="宋体" w:hAnsi="宋体"/>
              <w:b/>
              <w:szCs w:val="21"/>
            </w:rPr>
          </w:rPrChange>
        </w:rPr>
      </w:pPr>
      <w:del w:id="301" w:author="li liangbin" w:date="2020-02-21T17:45:00Z">
        <w:r w:rsidDel="001F7DA2">
          <w:rPr>
            <w:rFonts w:ascii="宋体" w:hAnsi="宋体"/>
            <w:b/>
            <w:szCs w:val="21"/>
          </w:rPr>
          <w:pict w14:anchorId="5D851B2B">
            <v:shape id="_x0000_i1155" type="#_x0000_t75" style="width:411.25pt;height:250pt">
              <v:imagedata r:id="rId18" o:title="wen1"/>
              <o:lock v:ext="edit" aspectratio="f"/>
            </v:shape>
          </w:pict>
        </w:r>
      </w:del>
    </w:p>
    <w:p w14:paraId="1DB54BEE" w14:textId="77777777" w:rsidR="00DB1CA6" w:rsidDel="007B485F" w:rsidRDefault="003924C6" w:rsidP="003924C6">
      <w:pPr>
        <w:snapToGrid w:val="0"/>
        <w:spacing w:beforeLines="50" w:before="156" w:line="360" w:lineRule="auto"/>
        <w:jc w:val="center"/>
        <w:rPr>
          <w:del w:id="302" w:author="li liangbin" w:date="2020-02-21T19:37:00Z"/>
          <w:rFonts w:ascii="宋体" w:hAnsi="宋体"/>
          <w:b/>
          <w:szCs w:val="21"/>
        </w:rPr>
      </w:pPr>
      <w:commentRangeStart w:id="303"/>
      <w:r>
        <w:rPr>
          <w:rFonts w:ascii="宋体" w:hAnsi="宋体" w:hint="eastAsia"/>
          <w:b/>
          <w:szCs w:val="21"/>
        </w:rPr>
        <w:t>各图数字化处理曲线</w:t>
      </w:r>
      <w:commentRangeEnd w:id="303"/>
      <w:r w:rsidR="005B5D71">
        <w:rPr>
          <w:rStyle w:val="a8"/>
        </w:rPr>
        <w:commentReference w:id="303"/>
      </w:r>
    </w:p>
    <w:p w14:paraId="4F2EA913" w14:textId="77777777" w:rsidR="003924C6" w:rsidRDefault="003924C6" w:rsidP="007B485F">
      <w:pPr>
        <w:snapToGrid w:val="0"/>
        <w:spacing w:beforeLines="50" w:before="156" w:line="360" w:lineRule="auto"/>
        <w:jc w:val="center"/>
        <w:rPr>
          <w:rFonts w:ascii="宋体" w:hAnsi="宋体" w:hint="eastAsia"/>
          <w:b/>
          <w:szCs w:val="21"/>
        </w:rPr>
        <w:pPrChange w:id="304" w:author="li liangbin" w:date="2020-02-21T19:37:00Z">
          <w:pPr>
            <w:snapToGrid w:val="0"/>
            <w:spacing w:beforeLines="50" w:before="156" w:line="360" w:lineRule="auto"/>
            <w:jc w:val="center"/>
          </w:pPr>
        </w:pPrChange>
      </w:pPr>
    </w:p>
    <w:p w14:paraId="4C191FE8" w14:textId="77777777" w:rsidR="003B3F1B" w:rsidRDefault="00FB47D7" w:rsidP="003B3F1B">
      <w:pPr>
        <w:snapToGrid w:val="0"/>
        <w:spacing w:beforeLines="50" w:before="156" w:line="360" w:lineRule="auto"/>
        <w:jc w:val="center"/>
        <w:rPr>
          <w:rFonts w:ascii="宋体" w:hAnsi="宋体"/>
          <w:b/>
          <w:szCs w:val="21"/>
        </w:rPr>
      </w:pPr>
      <w:commentRangeStart w:id="305"/>
      <w:r>
        <w:rPr>
          <w:rFonts w:ascii="宋体" w:hAnsi="宋体" w:hint="eastAsia"/>
          <w:b/>
          <w:szCs w:val="21"/>
        </w:rPr>
        <w:t>各图</w:t>
      </w:r>
      <w:r w:rsidR="003B3F1B">
        <w:rPr>
          <w:rFonts w:ascii="宋体" w:hAnsi="宋体" w:hint="eastAsia"/>
          <w:b/>
          <w:szCs w:val="21"/>
        </w:rPr>
        <w:t>片各区砂堤面积和高</w:t>
      </w:r>
      <w:commentRangeEnd w:id="305"/>
      <w:r w:rsidR="005B5D71">
        <w:rPr>
          <w:rStyle w:val="a8"/>
        </w:rPr>
        <w:commentReference w:id="305"/>
      </w:r>
      <w:r w:rsidR="003B3F1B">
        <w:rPr>
          <w:rFonts w:ascii="宋体" w:hAnsi="宋体" w:hint="eastAsia"/>
          <w:b/>
          <w:szCs w:val="21"/>
        </w:rPr>
        <w:t>度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PrChange w:id="306" w:author="li liangbin" w:date="2020-02-21T18:29:00Z"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ook w:val="04A0" w:firstRow="1" w:lastRow="0" w:firstColumn="1" w:lastColumn="0" w:noHBand="0" w:noVBand="1"/>
          </w:tblPr>
        </w:tblPrChange>
      </w:tblPr>
      <w:tblGrid>
        <w:gridCol w:w="674"/>
        <w:gridCol w:w="374"/>
        <w:gridCol w:w="1125"/>
        <w:gridCol w:w="1068"/>
        <w:gridCol w:w="1125"/>
        <w:gridCol w:w="1068"/>
        <w:gridCol w:w="1125"/>
        <w:gridCol w:w="1068"/>
        <w:gridCol w:w="1125"/>
        <w:gridCol w:w="1210"/>
        <w:tblGridChange w:id="307">
          <w:tblGrid>
            <w:gridCol w:w="674"/>
            <w:gridCol w:w="374"/>
            <w:gridCol w:w="1125"/>
            <w:gridCol w:w="1068"/>
            <w:gridCol w:w="1125"/>
            <w:gridCol w:w="1068"/>
            <w:gridCol w:w="1125"/>
            <w:gridCol w:w="1068"/>
            <w:gridCol w:w="1125"/>
            <w:gridCol w:w="1210"/>
          </w:tblGrid>
        </w:tblGridChange>
      </w:tblGrid>
      <w:tr w:rsidR="00366FBD" w:rsidRPr="00A45957" w:rsidDel="006A791B" w14:paraId="11586171" w14:textId="76B54FEB" w:rsidTr="006A791B">
        <w:trPr>
          <w:del w:id="308" w:author="li liangbin" w:date="2020-02-21T18:29:00Z"/>
        </w:trPr>
        <w:tc>
          <w:tcPr>
            <w:tcW w:w="104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09" w:author="li liangbin" w:date="2020-02-21T18:29:00Z">
              <w:tcPr>
                <w:tcW w:w="1834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AE9F798" w14:textId="222BEF55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10" w:author="li liangbin" w:date="2020-02-21T18:29:00Z"/>
                <w:rFonts w:ascii="宋体" w:hAnsi="宋体"/>
                <w:b/>
                <w:szCs w:val="21"/>
              </w:rPr>
            </w:pPr>
            <w:del w:id="311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名称</w:delText>
              </w:r>
            </w:del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12" w:author="li liangbin" w:date="2020-02-21T18:29:00Z">
              <w:tcPr>
                <w:tcW w:w="170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7CCC8D22" w14:textId="5E811F77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13" w:author="li liangbin" w:date="2020-02-21T18:29:00Z"/>
                <w:rFonts w:ascii="宋体" w:hAnsi="宋体"/>
                <w:b/>
                <w:szCs w:val="21"/>
              </w:rPr>
            </w:pPr>
            <w:del w:id="314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1区</w:delText>
              </w:r>
            </w:del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15" w:author="li liangbin" w:date="2020-02-21T18:29:00Z">
              <w:tcPr>
                <w:tcW w:w="1638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E4F4890" w14:textId="2E420DE1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16" w:author="li liangbin" w:date="2020-02-21T18:29:00Z"/>
                <w:rFonts w:ascii="宋体" w:hAnsi="宋体"/>
                <w:b/>
                <w:szCs w:val="21"/>
              </w:rPr>
            </w:pPr>
            <w:del w:id="317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增幅</w:delText>
              </w:r>
            </w:del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18" w:author="li liangbin" w:date="2020-02-21T18:29:00Z">
              <w:tcPr>
                <w:tcW w:w="170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529F95DA" w14:textId="13717FA5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19" w:author="li liangbin" w:date="2020-02-21T18:29:00Z"/>
                <w:rFonts w:ascii="宋体" w:hAnsi="宋体"/>
                <w:b/>
                <w:szCs w:val="21"/>
              </w:rPr>
            </w:pPr>
            <w:del w:id="320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2区</w:delText>
              </w:r>
            </w:del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21" w:author="li liangbin" w:date="2020-02-21T18:29:00Z">
              <w:tcPr>
                <w:tcW w:w="34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4F44A85B" w14:textId="57D6F29E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22" w:author="li liangbin" w:date="2020-02-21T18:29:00Z"/>
                <w:rFonts w:ascii="宋体" w:hAnsi="宋体"/>
                <w:b/>
                <w:szCs w:val="21"/>
              </w:rPr>
            </w:pPr>
            <w:del w:id="323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增幅</w:delText>
              </w:r>
            </w:del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24" w:author="li liangbin" w:date="2020-02-21T18:29:00Z">
              <w:tcPr>
                <w:tcW w:w="1702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17FB94EF" w14:textId="395AE665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25" w:author="li liangbin" w:date="2020-02-21T18:29:00Z"/>
                <w:rFonts w:ascii="宋体" w:hAnsi="宋体"/>
                <w:b/>
                <w:szCs w:val="21"/>
              </w:rPr>
            </w:pPr>
            <w:del w:id="326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3区</w:delText>
              </w:r>
            </w:del>
          </w:p>
        </w:tc>
        <w:tc>
          <w:tcPr>
            <w:tcW w:w="1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27" w:author="li liangbin" w:date="2020-02-21T18:29:00Z">
              <w:tcPr>
                <w:tcW w:w="34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298D618D" w14:textId="56BE5929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28" w:author="li liangbin" w:date="2020-02-21T18:29:00Z"/>
                <w:rFonts w:ascii="宋体" w:hAnsi="宋体"/>
                <w:b/>
                <w:szCs w:val="21"/>
              </w:rPr>
            </w:pPr>
            <w:del w:id="329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增幅</w:delText>
              </w:r>
            </w:del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30" w:author="li liangbin" w:date="2020-02-21T18:29:00Z">
              <w:tcPr>
                <w:tcW w:w="34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2FE43810" w14:textId="7CD2D1AB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31" w:author="li liangbin" w:date="2020-02-21T18:29:00Z"/>
                <w:rFonts w:ascii="宋体" w:hAnsi="宋体"/>
                <w:b/>
                <w:szCs w:val="21"/>
              </w:rPr>
            </w:pPr>
            <w:del w:id="332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4区</w:delText>
              </w:r>
            </w:del>
          </w:p>
        </w:tc>
        <w:tc>
          <w:tcPr>
            <w:tcW w:w="1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  <w:tcPrChange w:id="333" w:author="li liangbin" w:date="2020-02-21T18:29:00Z">
              <w:tcPr>
                <w:tcW w:w="346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shd w:val="clear" w:color="auto" w:fill="auto"/>
                <w:hideMark/>
              </w:tcPr>
            </w:tcPrChange>
          </w:tcPr>
          <w:p w14:paraId="61478F7C" w14:textId="45D77BCD" w:rsidR="003B3F1B" w:rsidRPr="00A45957" w:rsidDel="006A791B" w:rsidRDefault="003B3F1B" w:rsidP="00A45957">
            <w:pPr>
              <w:snapToGrid w:val="0"/>
              <w:spacing w:beforeLines="50" w:before="156" w:line="360" w:lineRule="auto"/>
              <w:jc w:val="center"/>
              <w:rPr>
                <w:del w:id="334" w:author="li liangbin" w:date="2020-02-21T18:29:00Z"/>
                <w:rFonts w:ascii="宋体" w:hAnsi="宋体"/>
                <w:b/>
                <w:szCs w:val="21"/>
              </w:rPr>
            </w:pPr>
            <w:del w:id="335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平均</w:delText>
              </w:r>
            </w:del>
          </w:p>
        </w:tc>
      </w:tr>
      <w:tr w:rsidR="00366FBD" w:rsidRPr="00A45957" w:rsidDel="006A791B" w14:paraId="1751A0DE" w14:textId="7E969E8B" w:rsidTr="00366FBD">
        <w:trPr>
          <w:trHeight w:val="1723"/>
          <w:del w:id="336" w:author="li liangbin" w:date="2020-02-21T18:29:00Z"/>
        </w:trPr>
        <w:tc>
          <w:tcPr>
            <w:tcW w:w="9962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5184FBD" w14:textId="24C7F285" w:rsidR="00366FBD" w:rsidRPr="00A45957" w:rsidDel="006A791B" w:rsidRDefault="00366FBD" w:rsidP="00A45957">
            <w:pPr>
              <w:snapToGrid w:val="0"/>
              <w:spacing w:beforeLines="50" w:before="156"/>
              <w:jc w:val="center"/>
              <w:rPr>
                <w:del w:id="337" w:author="li liangbin" w:date="2020-02-21T18:29:00Z"/>
                <w:rFonts w:ascii="宋体" w:hAnsi="宋体"/>
                <w:b/>
                <w:szCs w:val="21"/>
              </w:rPr>
            </w:pPr>
          </w:p>
          <w:p w14:paraId="4BAF4485" w14:textId="36EDD28C" w:rsidR="00366FBD" w:rsidRPr="00A45957" w:rsidDel="00366FBD" w:rsidRDefault="00366FBD" w:rsidP="00A45957">
            <w:pPr>
              <w:snapToGrid w:val="0"/>
              <w:spacing w:beforeLines="50" w:before="156"/>
              <w:jc w:val="center"/>
              <w:rPr>
                <w:del w:id="338" w:author="li liangbin" w:date="2020-02-21T17:47:00Z"/>
                <w:rFonts w:ascii="宋体" w:hAnsi="宋体"/>
                <w:b/>
                <w:szCs w:val="21"/>
              </w:rPr>
            </w:pPr>
            <w:del w:id="339" w:author="li liangbin" w:date="2020-02-21T17:47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1#</w:delText>
              </w:r>
            </w:del>
          </w:p>
          <w:p w14:paraId="5EE183E3" w14:textId="5BB98CB6" w:rsidR="00366FBD" w:rsidRPr="00A45957" w:rsidDel="00366FBD" w:rsidRDefault="00366FBD" w:rsidP="00A45957">
            <w:pPr>
              <w:snapToGrid w:val="0"/>
              <w:spacing w:beforeLines="50" w:before="156"/>
              <w:jc w:val="center"/>
              <w:rPr>
                <w:del w:id="340" w:author="li liangbin" w:date="2020-02-21T17:47:00Z"/>
                <w:rFonts w:ascii="宋体" w:hAnsi="宋体"/>
                <w:b/>
                <w:szCs w:val="21"/>
              </w:rPr>
            </w:pPr>
            <w:del w:id="341" w:author="li liangbin" w:date="2020-02-21T17:47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面积</w:delText>
              </w:r>
            </w:del>
          </w:p>
          <w:p w14:paraId="2995061D" w14:textId="553678FE" w:rsidR="00366FBD" w:rsidRPr="00A45957" w:rsidDel="00366FBD" w:rsidRDefault="00366FBD" w:rsidP="00A45957">
            <w:pPr>
              <w:snapToGrid w:val="0"/>
              <w:spacing w:beforeLines="50" w:before="156"/>
              <w:jc w:val="center"/>
              <w:rPr>
                <w:del w:id="342" w:author="li liangbin" w:date="2020-02-21T17:47:00Z"/>
                <w:rFonts w:ascii="宋体" w:hAnsi="宋体"/>
                <w:b/>
                <w:szCs w:val="21"/>
              </w:rPr>
            </w:pPr>
            <w:del w:id="343" w:author="li liangbin" w:date="2020-02-21T17:47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（m</w:delText>
              </w:r>
              <w:r w:rsidRPr="00A45957" w:rsidDel="00366FBD">
                <w:rPr>
                  <w:rFonts w:ascii="宋体" w:hAnsi="宋体" w:hint="eastAsia"/>
                  <w:b/>
                  <w:szCs w:val="21"/>
                  <w:vertAlign w:val="superscript"/>
                </w:rPr>
                <w:delText>2</w:delText>
              </w:r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）</w:delText>
              </w:r>
            </w:del>
          </w:p>
          <w:p w14:paraId="06CC18D6" w14:textId="3503DD8A" w:rsidR="00366FBD" w:rsidRPr="007A3AA0" w:rsidDel="00366FBD" w:rsidRDefault="00366FBD" w:rsidP="005B2307">
            <w:pPr>
              <w:snapToGrid w:val="0"/>
              <w:spacing w:beforeLines="50" w:before="156" w:line="360" w:lineRule="auto"/>
              <w:jc w:val="center"/>
              <w:rPr>
                <w:del w:id="344" w:author="li liangbin" w:date="2020-02-21T17:47:00Z"/>
                <w:rFonts w:ascii="宋体" w:hAnsi="宋体"/>
                <w:szCs w:val="21"/>
              </w:rPr>
            </w:pPr>
            <w:del w:id="345" w:author="li liangbin" w:date="2020-02-21T17:47:00Z">
              <w:r w:rsidDel="00366FBD">
                <w:rPr>
                  <w:rFonts w:ascii="宋体" w:hAnsi="宋体" w:hint="eastAsia"/>
                  <w:szCs w:val="21"/>
                </w:rPr>
                <w:delText>0.530</w:delText>
              </w:r>
            </w:del>
          </w:p>
          <w:p w14:paraId="42CBD77E" w14:textId="4CDB1ACB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46" w:author="li liangbin" w:date="2020-02-21T17:47:00Z"/>
                <w:rFonts w:ascii="宋体" w:hAnsi="宋体"/>
                <w:szCs w:val="21"/>
              </w:rPr>
            </w:pPr>
            <w:del w:id="347" w:author="li liangbin" w:date="2020-02-21T17:47:00Z">
              <w:r w:rsidDel="00366FBD">
                <w:rPr>
                  <w:rFonts w:ascii="宋体" w:hAnsi="宋体" w:hint="eastAsia"/>
                  <w:szCs w:val="21"/>
                </w:rPr>
                <w:delText>-28.49%</w:delText>
              </w:r>
            </w:del>
          </w:p>
          <w:p w14:paraId="25D338F6" w14:textId="6766BABF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48" w:author="li liangbin" w:date="2020-02-21T17:47:00Z"/>
                <w:rFonts w:ascii="宋体" w:hAnsi="宋体"/>
                <w:szCs w:val="21"/>
              </w:rPr>
            </w:pPr>
            <w:del w:id="349" w:author="li liangbin" w:date="2020-02-21T17:47:00Z">
              <w:r w:rsidDel="00366FBD">
                <w:rPr>
                  <w:rFonts w:ascii="宋体" w:hAnsi="宋体" w:hint="eastAsia"/>
                  <w:szCs w:val="21"/>
                </w:rPr>
                <w:delText>0.379</w:delText>
              </w:r>
            </w:del>
          </w:p>
          <w:p w14:paraId="215D1BD3" w14:textId="71F914FE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50" w:author="li liangbin" w:date="2020-02-21T17:47:00Z"/>
                <w:rFonts w:ascii="宋体" w:hAnsi="宋体"/>
                <w:szCs w:val="21"/>
              </w:rPr>
            </w:pPr>
            <w:del w:id="351" w:author="li liangbin" w:date="2020-02-21T17:47:00Z">
              <w:r w:rsidDel="00366FBD">
                <w:rPr>
                  <w:rFonts w:ascii="宋体" w:hAnsi="宋体" w:hint="eastAsia"/>
                  <w:szCs w:val="21"/>
                </w:rPr>
                <w:delText>28.50%</w:delText>
              </w:r>
            </w:del>
          </w:p>
          <w:p w14:paraId="773C11E4" w14:textId="0198D3A6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52" w:author="li liangbin" w:date="2020-02-21T17:48:00Z"/>
                <w:rFonts w:ascii="宋体" w:hAnsi="宋体"/>
                <w:szCs w:val="21"/>
              </w:rPr>
            </w:pPr>
            <w:del w:id="353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0.487</w:delText>
              </w:r>
            </w:del>
          </w:p>
          <w:p w14:paraId="0D100030" w14:textId="0B3D154B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54" w:author="li liangbin" w:date="2020-02-21T17:48:00Z"/>
                <w:rFonts w:ascii="宋体" w:hAnsi="宋体"/>
                <w:szCs w:val="21"/>
              </w:rPr>
            </w:pPr>
            <w:del w:id="355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-14.37%</w:delText>
              </w:r>
            </w:del>
          </w:p>
          <w:p w14:paraId="53166D04" w14:textId="170DF697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56" w:author="li liangbin" w:date="2020-02-21T17:48:00Z"/>
                <w:rFonts w:ascii="宋体" w:hAnsi="宋体"/>
                <w:szCs w:val="21"/>
              </w:rPr>
            </w:pPr>
            <w:del w:id="357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0.417</w:delText>
              </w:r>
            </w:del>
          </w:p>
          <w:p w14:paraId="5AF9A4F0" w14:textId="277CBE3E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58" w:author="li liangbin" w:date="2020-02-21T17:48:00Z"/>
                <w:rFonts w:ascii="宋体" w:hAnsi="宋体"/>
                <w:szCs w:val="21"/>
              </w:rPr>
            </w:pPr>
            <w:del w:id="359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1.813</w:delText>
              </w:r>
            </w:del>
          </w:p>
          <w:p w14:paraId="1DE49077" w14:textId="15115657" w:rsidR="00366FBD" w:rsidRPr="00A45957" w:rsidDel="00366FBD" w:rsidRDefault="00366FBD" w:rsidP="00A45957">
            <w:pPr>
              <w:snapToGrid w:val="0"/>
              <w:spacing w:beforeLines="50" w:before="156"/>
              <w:jc w:val="center"/>
              <w:rPr>
                <w:del w:id="360" w:author="li liangbin" w:date="2020-02-21T17:48:00Z"/>
                <w:rFonts w:ascii="宋体" w:hAnsi="宋体"/>
                <w:b/>
                <w:szCs w:val="21"/>
              </w:rPr>
            </w:pPr>
            <w:del w:id="361" w:author="li liangbin" w:date="2020-02-21T17:48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高度</w:delText>
              </w:r>
            </w:del>
          </w:p>
          <w:p w14:paraId="6486D927" w14:textId="290250C3" w:rsidR="00366FBD" w:rsidRPr="00A45957" w:rsidDel="00366FBD" w:rsidRDefault="00366FBD" w:rsidP="00A45957">
            <w:pPr>
              <w:snapToGrid w:val="0"/>
              <w:spacing w:beforeLines="50" w:before="156"/>
              <w:jc w:val="center"/>
              <w:rPr>
                <w:del w:id="362" w:author="li liangbin" w:date="2020-02-21T17:48:00Z"/>
                <w:rFonts w:ascii="宋体" w:hAnsi="宋体"/>
                <w:b/>
                <w:szCs w:val="21"/>
              </w:rPr>
            </w:pPr>
            <w:del w:id="363" w:author="li liangbin" w:date="2020-02-21T17:48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（m）</w:delText>
              </w:r>
            </w:del>
          </w:p>
          <w:p w14:paraId="2445A8A7" w14:textId="52E50A83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64" w:author="li liangbin" w:date="2020-02-21T17:48:00Z"/>
                <w:rFonts w:ascii="宋体" w:hAnsi="宋体"/>
                <w:szCs w:val="21"/>
              </w:rPr>
            </w:pPr>
            <w:del w:id="365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0.18</w:delText>
              </w:r>
            </w:del>
          </w:p>
          <w:p w14:paraId="1F63CF55" w14:textId="6CC7721B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66" w:author="li liangbin" w:date="2020-02-21T17:48:00Z"/>
                <w:rFonts w:ascii="宋体" w:hAnsi="宋体"/>
                <w:szCs w:val="21"/>
              </w:rPr>
            </w:pPr>
            <w:del w:id="367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22.22%</w:delText>
              </w:r>
            </w:del>
          </w:p>
          <w:p w14:paraId="5315C05A" w14:textId="2959B5D9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68" w:author="li liangbin" w:date="2020-02-21T17:48:00Z"/>
                <w:rFonts w:ascii="宋体" w:hAnsi="宋体"/>
                <w:szCs w:val="21"/>
              </w:rPr>
            </w:pPr>
            <w:del w:id="369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0.22</w:delText>
              </w:r>
            </w:del>
          </w:p>
          <w:p w14:paraId="048119AF" w14:textId="70502190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70" w:author="li liangbin" w:date="2020-02-21T17:48:00Z"/>
                <w:rFonts w:ascii="宋体" w:hAnsi="宋体"/>
                <w:szCs w:val="21"/>
              </w:rPr>
            </w:pPr>
            <w:del w:id="371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9.09%</w:delText>
              </w:r>
            </w:del>
          </w:p>
          <w:p w14:paraId="67C31202" w14:textId="0E540DB0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72" w:author="li liangbin" w:date="2020-02-21T17:48:00Z"/>
                <w:rFonts w:ascii="宋体" w:hAnsi="宋体"/>
                <w:szCs w:val="21"/>
              </w:rPr>
            </w:pPr>
            <w:del w:id="373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0.24</w:delText>
              </w:r>
            </w:del>
          </w:p>
          <w:p w14:paraId="4196C2D9" w14:textId="458CB21F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74" w:author="li liangbin" w:date="2020-02-21T17:48:00Z"/>
                <w:rFonts w:ascii="宋体" w:hAnsi="宋体"/>
                <w:szCs w:val="21"/>
              </w:rPr>
            </w:pPr>
            <w:del w:id="375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-16.67%</w:delText>
              </w:r>
            </w:del>
          </w:p>
          <w:p w14:paraId="4FBDDCCB" w14:textId="446047DB" w:rsidR="00366FBD" w:rsidRPr="007A3AA0" w:rsidDel="00366FBD" w:rsidRDefault="00366FBD" w:rsidP="00ED29AE">
            <w:pPr>
              <w:snapToGrid w:val="0"/>
              <w:spacing w:beforeLines="50" w:before="156" w:line="360" w:lineRule="auto"/>
              <w:jc w:val="center"/>
              <w:rPr>
                <w:del w:id="376" w:author="li liangbin" w:date="2020-02-21T17:48:00Z"/>
                <w:rFonts w:ascii="宋体" w:hAnsi="宋体"/>
                <w:szCs w:val="21"/>
              </w:rPr>
            </w:pPr>
            <w:del w:id="377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0.20</w:delText>
              </w:r>
            </w:del>
          </w:p>
          <w:p w14:paraId="17D6679D" w14:textId="3CB17307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78" w:author="li liangbin" w:date="2020-02-21T18:29:00Z"/>
                <w:rFonts w:ascii="宋体" w:hAnsi="宋体"/>
                <w:szCs w:val="21"/>
              </w:rPr>
              <w:pPrChange w:id="379" w:author="li liangbin" w:date="2020-02-21T17:48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del w:id="380" w:author="li liangbin" w:date="2020-02-21T17:48:00Z">
              <w:r w:rsidDel="00366FBD">
                <w:rPr>
                  <w:rFonts w:ascii="宋体" w:hAnsi="宋体" w:hint="eastAsia"/>
                  <w:szCs w:val="21"/>
                </w:rPr>
                <w:delText>0.21</w:delText>
              </w:r>
            </w:del>
          </w:p>
        </w:tc>
      </w:tr>
      <w:tr w:rsidR="00366FBD" w:rsidRPr="00A45957" w:rsidDel="006A791B" w14:paraId="707A6412" w14:textId="4A9B9EDC" w:rsidTr="006A791B">
        <w:trPr>
          <w:del w:id="381" w:author="li liangbin" w:date="2020-02-21T18:29:00Z"/>
        </w:trPr>
        <w:tc>
          <w:tcPr>
            <w:tcW w:w="674" w:type="dxa"/>
            <w:vMerge w:val="restart"/>
            <w:shd w:val="clear" w:color="auto" w:fill="auto"/>
            <w:tcPrChange w:id="382" w:author="li liangbin" w:date="2020-02-21T18:29:00Z">
              <w:tcPr>
                <w:tcW w:w="1259" w:type="dxa"/>
                <w:vMerge w:val="restart"/>
                <w:shd w:val="clear" w:color="auto" w:fill="auto"/>
              </w:tcPr>
            </w:tcPrChange>
          </w:tcPr>
          <w:p w14:paraId="2705C31A" w14:textId="734D33E1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83" w:author="li liangbin" w:date="2020-02-21T18:29:00Z"/>
                <w:rFonts w:ascii="宋体" w:hAnsi="宋体"/>
                <w:b/>
                <w:szCs w:val="21"/>
              </w:rPr>
            </w:pPr>
          </w:p>
          <w:p w14:paraId="231A71B9" w14:textId="60DC9232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84" w:author="li liangbin" w:date="2020-02-21T18:29:00Z"/>
                <w:rFonts w:ascii="宋体" w:hAnsi="宋体"/>
                <w:b/>
                <w:szCs w:val="21"/>
              </w:rPr>
            </w:pPr>
            <w:del w:id="385" w:author="li liangbin" w:date="2020-02-21T17:48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2</w:delText>
              </w:r>
            </w:del>
            <w:del w:id="386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#</w:delText>
              </w:r>
            </w:del>
          </w:p>
        </w:tc>
        <w:tc>
          <w:tcPr>
            <w:tcW w:w="374" w:type="dxa"/>
            <w:shd w:val="clear" w:color="auto" w:fill="auto"/>
            <w:tcPrChange w:id="387" w:author="li liangbin" w:date="2020-02-21T18:29:00Z">
              <w:tcPr>
                <w:tcW w:w="575" w:type="dxa"/>
                <w:shd w:val="clear" w:color="auto" w:fill="auto"/>
              </w:tcPr>
            </w:tcPrChange>
          </w:tcPr>
          <w:p w14:paraId="48897F4D" w14:textId="4CA42D91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88" w:author="li liangbin" w:date="2020-02-21T18:29:00Z"/>
                <w:rFonts w:ascii="宋体" w:hAnsi="宋体"/>
                <w:b/>
                <w:szCs w:val="21"/>
              </w:rPr>
            </w:pPr>
            <w:del w:id="389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面积</w:delText>
              </w:r>
            </w:del>
          </w:p>
          <w:p w14:paraId="5DE5968C" w14:textId="74D715E6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390" w:author="li liangbin" w:date="2020-02-21T18:29:00Z"/>
                <w:rFonts w:ascii="宋体" w:hAnsi="宋体"/>
                <w:b/>
                <w:szCs w:val="21"/>
              </w:rPr>
            </w:pPr>
            <w:del w:id="391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（m</w:delText>
              </w:r>
              <w:r w:rsidRPr="00A45957" w:rsidDel="006A791B">
                <w:rPr>
                  <w:rFonts w:ascii="宋体" w:hAnsi="宋体" w:hint="eastAsia"/>
                  <w:b/>
                  <w:szCs w:val="21"/>
                  <w:vertAlign w:val="superscript"/>
                </w:rPr>
                <w:delText>2</w:delText>
              </w:r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）</w:delText>
              </w:r>
            </w:del>
          </w:p>
        </w:tc>
        <w:tc>
          <w:tcPr>
            <w:tcW w:w="1125" w:type="dxa"/>
            <w:shd w:val="clear" w:color="auto" w:fill="auto"/>
            <w:vAlign w:val="center"/>
            <w:tcPrChange w:id="392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4BCD5013" w14:textId="63D32FA1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93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394" w:author="li liangbin" w:date="2020-02-21T18:29:00Z">
              <w:tcPr>
                <w:tcW w:w="1638" w:type="dxa"/>
                <w:shd w:val="clear" w:color="auto" w:fill="auto"/>
                <w:vAlign w:val="center"/>
              </w:tcPr>
            </w:tcPrChange>
          </w:tcPr>
          <w:p w14:paraId="1E85D33A" w14:textId="52B0C3F6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95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396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0F05283F" w14:textId="4BC11DAB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97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398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53E5BA00" w14:textId="5F9D385B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399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400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2F1D65EC" w14:textId="76B311AD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01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402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15DBD2FF" w14:textId="518C78D1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03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404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2D3A4652" w14:textId="08040B93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05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210" w:type="dxa"/>
            <w:shd w:val="clear" w:color="auto" w:fill="auto"/>
            <w:vAlign w:val="center"/>
            <w:tcPrChange w:id="406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2FA88EC8" w14:textId="414336D7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07" w:author="li liangbin" w:date="2020-02-21T18:29:00Z"/>
                <w:rFonts w:ascii="宋体" w:hAnsi="宋体"/>
                <w:szCs w:val="21"/>
              </w:rPr>
            </w:pPr>
          </w:p>
        </w:tc>
      </w:tr>
      <w:tr w:rsidR="00366FBD" w:rsidRPr="00A45957" w:rsidDel="006A791B" w14:paraId="76AD7C29" w14:textId="0795E3E4" w:rsidTr="006A791B">
        <w:trPr>
          <w:del w:id="408" w:author="li liangbin" w:date="2020-02-21T18:29:00Z"/>
        </w:trPr>
        <w:tc>
          <w:tcPr>
            <w:tcW w:w="674" w:type="dxa"/>
            <w:vMerge/>
            <w:shd w:val="clear" w:color="auto" w:fill="auto"/>
            <w:tcPrChange w:id="409" w:author="li liangbin" w:date="2020-02-21T18:29:00Z">
              <w:tcPr>
                <w:tcW w:w="1259" w:type="dxa"/>
                <w:vMerge/>
                <w:shd w:val="clear" w:color="auto" w:fill="auto"/>
              </w:tcPr>
            </w:tcPrChange>
          </w:tcPr>
          <w:p w14:paraId="225E0971" w14:textId="4F2A4612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410" w:author="li liangbin" w:date="2020-02-21T18:29:00Z"/>
                <w:rFonts w:ascii="宋体" w:hAnsi="宋体"/>
                <w:b/>
                <w:szCs w:val="21"/>
              </w:rPr>
            </w:pPr>
          </w:p>
        </w:tc>
        <w:tc>
          <w:tcPr>
            <w:tcW w:w="374" w:type="dxa"/>
            <w:shd w:val="clear" w:color="auto" w:fill="auto"/>
            <w:tcPrChange w:id="411" w:author="li liangbin" w:date="2020-02-21T18:29:00Z">
              <w:tcPr>
                <w:tcW w:w="575" w:type="dxa"/>
                <w:shd w:val="clear" w:color="auto" w:fill="auto"/>
              </w:tcPr>
            </w:tcPrChange>
          </w:tcPr>
          <w:p w14:paraId="0C9CF41E" w14:textId="592B4D18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412" w:author="li liangbin" w:date="2020-02-21T18:29:00Z"/>
                <w:rFonts w:ascii="宋体" w:hAnsi="宋体"/>
                <w:b/>
                <w:szCs w:val="21"/>
              </w:rPr>
            </w:pPr>
            <w:del w:id="413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高度</w:delText>
              </w:r>
            </w:del>
          </w:p>
          <w:p w14:paraId="7C4DE1FC" w14:textId="65110787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414" w:author="li liangbin" w:date="2020-02-21T18:29:00Z"/>
                <w:rFonts w:ascii="宋体" w:hAnsi="宋体"/>
                <w:b/>
                <w:szCs w:val="21"/>
              </w:rPr>
            </w:pPr>
            <w:del w:id="415" w:author="li liangbin" w:date="2020-02-21T18:29:00Z">
              <w:r w:rsidRPr="00A45957" w:rsidDel="006A791B">
                <w:rPr>
                  <w:rFonts w:ascii="宋体" w:hAnsi="宋体" w:hint="eastAsia"/>
                  <w:b/>
                  <w:szCs w:val="21"/>
                </w:rPr>
                <w:delText>（m）</w:delText>
              </w:r>
            </w:del>
          </w:p>
        </w:tc>
        <w:tc>
          <w:tcPr>
            <w:tcW w:w="1125" w:type="dxa"/>
            <w:shd w:val="clear" w:color="auto" w:fill="auto"/>
            <w:vAlign w:val="center"/>
            <w:tcPrChange w:id="416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52E37E80" w14:textId="38C630CE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17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418" w:author="li liangbin" w:date="2020-02-21T18:29:00Z">
              <w:tcPr>
                <w:tcW w:w="1638" w:type="dxa"/>
                <w:shd w:val="clear" w:color="auto" w:fill="auto"/>
                <w:vAlign w:val="center"/>
              </w:tcPr>
            </w:tcPrChange>
          </w:tcPr>
          <w:p w14:paraId="7C78DB60" w14:textId="29CF2444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19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420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4384DAC6" w14:textId="09858CC3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21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422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5AC9C328" w14:textId="249C2BEE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23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424" w:author="li liangbin" w:date="2020-02-21T18:29:00Z">
              <w:tcPr>
                <w:tcW w:w="1702" w:type="dxa"/>
                <w:shd w:val="clear" w:color="auto" w:fill="auto"/>
                <w:vAlign w:val="center"/>
              </w:tcPr>
            </w:tcPrChange>
          </w:tcPr>
          <w:p w14:paraId="0950BE96" w14:textId="5FC232D0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25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068" w:type="dxa"/>
            <w:shd w:val="clear" w:color="auto" w:fill="auto"/>
            <w:vAlign w:val="center"/>
            <w:tcPrChange w:id="426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79AC26ED" w14:textId="5D06547B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27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125" w:type="dxa"/>
            <w:shd w:val="clear" w:color="auto" w:fill="auto"/>
            <w:vAlign w:val="center"/>
            <w:tcPrChange w:id="428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5C5E5944" w14:textId="0E090C66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29" w:author="li liangbin" w:date="2020-02-21T18:29:00Z"/>
                <w:rFonts w:ascii="宋体" w:hAnsi="宋体"/>
                <w:szCs w:val="21"/>
              </w:rPr>
            </w:pPr>
          </w:p>
        </w:tc>
        <w:tc>
          <w:tcPr>
            <w:tcW w:w="1210" w:type="dxa"/>
            <w:shd w:val="clear" w:color="auto" w:fill="auto"/>
            <w:vAlign w:val="center"/>
            <w:tcPrChange w:id="430" w:author="li liangbin" w:date="2020-02-21T18:29:00Z">
              <w:tcPr>
                <w:tcW w:w="346" w:type="dxa"/>
                <w:shd w:val="clear" w:color="auto" w:fill="auto"/>
                <w:vAlign w:val="center"/>
              </w:tcPr>
            </w:tcPrChange>
          </w:tcPr>
          <w:p w14:paraId="2A93799E" w14:textId="42065273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31" w:author="li liangbin" w:date="2020-02-21T18:29:00Z"/>
                <w:rFonts w:ascii="宋体" w:hAnsi="宋体"/>
                <w:szCs w:val="21"/>
              </w:rPr>
            </w:pPr>
          </w:p>
        </w:tc>
      </w:tr>
      <w:tr w:rsidR="00366FBD" w:rsidRPr="00A45957" w:rsidDel="006A791B" w14:paraId="606B7BC9" w14:textId="2B3864CD" w:rsidTr="00636BEE">
        <w:trPr>
          <w:trHeight w:val="1723"/>
          <w:del w:id="432" w:author="li liangbin" w:date="2020-02-21T18:29:00Z"/>
        </w:trPr>
        <w:tc>
          <w:tcPr>
            <w:tcW w:w="9962" w:type="dxa"/>
            <w:gridSpan w:val="10"/>
            <w:shd w:val="clear" w:color="auto" w:fill="auto"/>
          </w:tcPr>
          <w:p w14:paraId="26DABBBD" w14:textId="1C545AB4" w:rsidR="00366FBD" w:rsidRPr="00A45957" w:rsidDel="006A791B" w:rsidRDefault="00366FBD" w:rsidP="00366FBD">
            <w:pPr>
              <w:snapToGrid w:val="0"/>
              <w:spacing w:beforeLines="50" w:before="156"/>
              <w:jc w:val="center"/>
              <w:rPr>
                <w:del w:id="433" w:author="li liangbin" w:date="2020-02-21T18:29:00Z"/>
                <w:rFonts w:ascii="宋体" w:hAnsi="宋体"/>
                <w:b/>
                <w:szCs w:val="21"/>
              </w:rPr>
            </w:pPr>
          </w:p>
          <w:p w14:paraId="169FC3BD" w14:textId="6B2859B2" w:rsidR="00366FBD" w:rsidRPr="00A45957" w:rsidDel="00366FBD" w:rsidRDefault="00366FBD" w:rsidP="00366FBD">
            <w:pPr>
              <w:snapToGrid w:val="0"/>
              <w:spacing w:beforeLines="50" w:before="156"/>
              <w:jc w:val="center"/>
              <w:rPr>
                <w:del w:id="434" w:author="li liangbin" w:date="2020-02-21T17:50:00Z"/>
                <w:rFonts w:ascii="宋体" w:hAnsi="宋体"/>
                <w:b/>
                <w:szCs w:val="21"/>
              </w:rPr>
            </w:pPr>
            <w:del w:id="435" w:author="li liangbin" w:date="2020-02-21T17:50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3#</w:delText>
              </w:r>
            </w:del>
          </w:p>
          <w:p w14:paraId="51E721AC" w14:textId="78DB4A9C" w:rsidR="00366FBD" w:rsidRPr="00A45957" w:rsidDel="00366FBD" w:rsidRDefault="00366FBD" w:rsidP="00366FBD">
            <w:pPr>
              <w:snapToGrid w:val="0"/>
              <w:spacing w:beforeLines="50" w:before="156"/>
              <w:jc w:val="center"/>
              <w:rPr>
                <w:del w:id="436" w:author="li liangbin" w:date="2020-02-21T17:50:00Z"/>
                <w:rFonts w:ascii="宋体" w:hAnsi="宋体"/>
                <w:b/>
                <w:szCs w:val="21"/>
              </w:rPr>
            </w:pPr>
            <w:del w:id="437" w:author="li liangbin" w:date="2020-02-21T17:50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面积</w:delText>
              </w:r>
            </w:del>
          </w:p>
          <w:p w14:paraId="4701B071" w14:textId="1442C4B8" w:rsidR="00366FBD" w:rsidRPr="00A45957" w:rsidDel="00366FBD" w:rsidRDefault="00366FBD" w:rsidP="00366FBD">
            <w:pPr>
              <w:snapToGrid w:val="0"/>
              <w:spacing w:beforeLines="50" w:before="156"/>
              <w:jc w:val="center"/>
              <w:rPr>
                <w:del w:id="438" w:author="li liangbin" w:date="2020-02-21T17:50:00Z"/>
                <w:rFonts w:ascii="宋体" w:hAnsi="宋体"/>
                <w:b/>
                <w:szCs w:val="21"/>
              </w:rPr>
            </w:pPr>
            <w:del w:id="439" w:author="li liangbin" w:date="2020-02-21T17:50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（m</w:delText>
              </w:r>
              <w:r w:rsidRPr="00A45957" w:rsidDel="00366FBD">
                <w:rPr>
                  <w:rFonts w:ascii="宋体" w:hAnsi="宋体" w:hint="eastAsia"/>
                  <w:b/>
                  <w:szCs w:val="21"/>
                  <w:vertAlign w:val="superscript"/>
                </w:rPr>
                <w:delText>2</w:delText>
              </w:r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）</w:delText>
              </w:r>
            </w:del>
          </w:p>
          <w:p w14:paraId="0A24DFC3" w14:textId="61A33471" w:rsidR="00366FBD" w:rsidRPr="00A45957" w:rsidDel="00366FBD" w:rsidRDefault="00366FBD" w:rsidP="00366FBD">
            <w:pPr>
              <w:snapToGrid w:val="0"/>
              <w:spacing w:beforeLines="50" w:before="156"/>
              <w:jc w:val="center"/>
              <w:rPr>
                <w:del w:id="440" w:author="li liangbin" w:date="2020-02-21T17:50:00Z"/>
                <w:rFonts w:ascii="宋体" w:hAnsi="宋体"/>
                <w:b/>
                <w:szCs w:val="21"/>
              </w:rPr>
            </w:pPr>
            <w:del w:id="441" w:author="li liangbin" w:date="2020-02-21T17:50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高度</w:delText>
              </w:r>
            </w:del>
          </w:p>
          <w:p w14:paraId="11F789BB" w14:textId="0605E53F" w:rsidR="00366FBD" w:rsidRPr="007A3AA0" w:rsidDel="006A791B" w:rsidRDefault="00366FBD" w:rsidP="00366FBD">
            <w:pPr>
              <w:snapToGrid w:val="0"/>
              <w:spacing w:beforeLines="50" w:before="156" w:line="360" w:lineRule="auto"/>
              <w:jc w:val="center"/>
              <w:rPr>
                <w:del w:id="442" w:author="li liangbin" w:date="2020-02-21T18:29:00Z"/>
                <w:rFonts w:ascii="宋体" w:hAnsi="宋体"/>
                <w:szCs w:val="21"/>
              </w:rPr>
            </w:pPr>
            <w:del w:id="443" w:author="li liangbin" w:date="2020-02-21T17:50:00Z">
              <w:r w:rsidRPr="00A45957" w:rsidDel="00366FBD">
                <w:rPr>
                  <w:rFonts w:ascii="宋体" w:hAnsi="宋体" w:hint="eastAsia"/>
                  <w:b/>
                  <w:szCs w:val="21"/>
                </w:rPr>
                <w:delText>（m）</w:delText>
              </w:r>
            </w:del>
          </w:p>
        </w:tc>
      </w:tr>
    </w:tbl>
    <w:p w14:paraId="22A7ABE4" w14:textId="2EC878DC" w:rsidR="003B3F1B" w:rsidDel="00C14664" w:rsidRDefault="003B3F1B" w:rsidP="00BB2B93">
      <w:pPr>
        <w:snapToGrid w:val="0"/>
        <w:spacing w:beforeLines="50" w:before="156" w:line="360" w:lineRule="auto"/>
        <w:jc w:val="center"/>
        <w:rPr>
          <w:del w:id="444" w:author="li liangbin" w:date="2020-02-21T18:29:00Z"/>
          <w:rFonts w:ascii="宋体" w:hAnsi="宋体"/>
          <w:b/>
          <w:szCs w:val="21"/>
        </w:rPr>
      </w:pPr>
    </w:p>
    <w:p w14:paraId="5BD15F7F" w14:textId="61D42601" w:rsidR="00C14664" w:rsidRDefault="00C14664" w:rsidP="00DB1CA6">
      <w:pPr>
        <w:snapToGrid w:val="0"/>
        <w:spacing w:beforeLines="50" w:before="156" w:line="360" w:lineRule="auto"/>
        <w:jc w:val="left"/>
        <w:rPr>
          <w:ins w:id="445" w:author="li liangbin" w:date="2020-02-21T19:39:00Z"/>
          <w:rFonts w:ascii="宋体" w:hAnsi="宋体"/>
          <w:b/>
          <w:szCs w:val="21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89"/>
        <w:gridCol w:w="353"/>
        <w:gridCol w:w="1137"/>
        <w:gridCol w:w="1087"/>
        <w:gridCol w:w="1137"/>
        <w:gridCol w:w="1087"/>
        <w:gridCol w:w="1137"/>
        <w:gridCol w:w="1087"/>
        <w:gridCol w:w="1137"/>
        <w:gridCol w:w="1211"/>
      </w:tblGrid>
      <w:tr w:rsidR="00796AF1" w:rsidRPr="00A45957" w14:paraId="7C7EDF1C" w14:textId="77777777" w:rsidTr="0091733E">
        <w:trPr>
          <w:ins w:id="446" w:author="li liangbin" w:date="2020-02-21T19:39:00Z"/>
        </w:trPr>
        <w:tc>
          <w:tcPr>
            <w:tcW w:w="183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E30E62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47" w:author="li liangbin" w:date="2020-02-21T19:39:00Z"/>
                <w:rFonts w:ascii="宋体" w:hAnsi="宋体"/>
                <w:b/>
                <w:szCs w:val="21"/>
              </w:rPr>
            </w:pPr>
            <w:ins w:id="448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lastRenderedPageBreak/>
                <w:t>名称</w:t>
              </w:r>
            </w:ins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3ABA570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49" w:author="li liangbin" w:date="2020-02-21T19:39:00Z"/>
                <w:rFonts w:ascii="宋体" w:hAnsi="宋体"/>
                <w:b/>
                <w:szCs w:val="21"/>
              </w:rPr>
            </w:pPr>
            <w:ins w:id="450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1区</w:t>
              </w:r>
            </w:ins>
          </w:p>
        </w:tc>
        <w:tc>
          <w:tcPr>
            <w:tcW w:w="1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F67960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51" w:author="li liangbin" w:date="2020-02-21T19:39:00Z"/>
                <w:rFonts w:ascii="宋体" w:hAnsi="宋体"/>
                <w:b/>
                <w:szCs w:val="21"/>
              </w:rPr>
            </w:pPr>
            <w:ins w:id="452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增幅</w:t>
              </w:r>
            </w:ins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9B40DA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53" w:author="li liangbin" w:date="2020-02-21T19:39:00Z"/>
                <w:rFonts w:ascii="宋体" w:hAnsi="宋体"/>
                <w:b/>
                <w:szCs w:val="21"/>
              </w:rPr>
            </w:pPr>
            <w:ins w:id="454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2区</w:t>
              </w:r>
            </w:ins>
          </w:p>
        </w:tc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13B11B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55" w:author="li liangbin" w:date="2020-02-21T19:39:00Z"/>
                <w:rFonts w:ascii="宋体" w:hAnsi="宋体"/>
                <w:b/>
                <w:szCs w:val="21"/>
              </w:rPr>
            </w:pPr>
            <w:ins w:id="456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增幅</w:t>
              </w:r>
            </w:ins>
          </w:p>
        </w:tc>
        <w:tc>
          <w:tcPr>
            <w:tcW w:w="1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D7E1E57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57" w:author="li liangbin" w:date="2020-02-21T19:39:00Z"/>
                <w:rFonts w:ascii="宋体" w:hAnsi="宋体"/>
                <w:b/>
                <w:szCs w:val="21"/>
              </w:rPr>
            </w:pPr>
            <w:ins w:id="458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3区</w:t>
              </w:r>
            </w:ins>
          </w:p>
        </w:tc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5EDF06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59" w:author="li liangbin" w:date="2020-02-21T19:39:00Z"/>
                <w:rFonts w:ascii="宋体" w:hAnsi="宋体"/>
                <w:b/>
                <w:szCs w:val="21"/>
              </w:rPr>
            </w:pPr>
            <w:ins w:id="460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增幅</w:t>
              </w:r>
            </w:ins>
          </w:p>
        </w:tc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49EC6EA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61" w:author="li liangbin" w:date="2020-02-21T19:39:00Z"/>
                <w:rFonts w:ascii="宋体" w:hAnsi="宋体"/>
                <w:b/>
                <w:szCs w:val="21"/>
              </w:rPr>
            </w:pPr>
            <w:ins w:id="462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4区</w:t>
              </w:r>
            </w:ins>
          </w:p>
        </w:tc>
        <w:tc>
          <w:tcPr>
            <w:tcW w:w="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A41E1C3" w14:textId="77777777" w:rsidR="00C14664" w:rsidRPr="00A45957" w:rsidRDefault="00C14664" w:rsidP="0091733E">
            <w:pPr>
              <w:snapToGrid w:val="0"/>
              <w:spacing w:beforeLines="50" w:before="156" w:line="360" w:lineRule="auto"/>
              <w:jc w:val="center"/>
              <w:rPr>
                <w:ins w:id="463" w:author="li liangbin" w:date="2020-02-21T19:39:00Z"/>
                <w:rFonts w:ascii="宋体" w:hAnsi="宋体"/>
                <w:b/>
                <w:szCs w:val="21"/>
              </w:rPr>
            </w:pPr>
            <w:ins w:id="464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平均</w:t>
              </w:r>
            </w:ins>
          </w:p>
        </w:tc>
      </w:tr>
      <w:tr w:rsidR="00796AF1" w:rsidRPr="00A45957" w14:paraId="63B495C9" w14:textId="77777777" w:rsidTr="0091733E">
        <w:trPr>
          <w:ins w:id="469" w:author="li liangbin" w:date="2020-02-21T19:39:00Z"/>
        </w:trPr>
        <w:tc>
          <w:tcPr>
            <w:tcW w:w="1259" w:type="dxa"/>
            <w:vMerge w:val="restart"/>
            <w:shd w:val="clear" w:color="auto" w:fill="auto"/>
          </w:tcPr>
          <w:p w14:paraId="3B982BC4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0" w:author="li liangbin" w:date="2020-02-21T19:39:00Z"/>
                <w:rFonts w:ascii="宋体" w:hAnsi="宋体"/>
                <w:b/>
                <w:szCs w:val="21"/>
              </w:rPr>
            </w:pPr>
          </w:p>
          <w:p w14:paraId="57D3D7D1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1" w:author="li liangbin" w:date="2020-02-21T19:39:00Z"/>
                <w:rFonts w:ascii="宋体" w:hAnsi="宋体"/>
                <w:b/>
                <w:szCs w:val="21"/>
              </w:rPr>
            </w:pPr>
            <w:ins w:id="472" w:author="li liangbin" w:date="2020-02-21T19:39:00Z">
              <w:r>
                <w:rPr>
                  <w:rFonts w:ascii="宋体" w:hAnsi="宋体"/>
                  <w:b/>
                  <w:szCs w:val="21"/>
                </w:rPr>
                <w:t>1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#</w:t>
              </w:r>
            </w:ins>
          </w:p>
        </w:tc>
        <w:tc>
          <w:tcPr>
            <w:tcW w:w="575" w:type="dxa"/>
            <w:shd w:val="clear" w:color="auto" w:fill="auto"/>
          </w:tcPr>
          <w:p w14:paraId="750B500E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3" w:author="li liangbin" w:date="2020-02-21T19:39:00Z"/>
                <w:rFonts w:ascii="宋体" w:hAnsi="宋体"/>
                <w:b/>
                <w:szCs w:val="21"/>
              </w:rPr>
            </w:pPr>
            <w:ins w:id="474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面积</w:t>
              </w:r>
            </w:ins>
          </w:p>
          <w:p w14:paraId="4E0B0ED7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5" w:author="li liangbin" w:date="2020-02-21T19:39:00Z"/>
                <w:rFonts w:ascii="宋体" w:hAnsi="宋体"/>
                <w:b/>
                <w:szCs w:val="21"/>
              </w:rPr>
            </w:pPr>
            <w:ins w:id="476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</w:t>
              </w:r>
              <w:r w:rsidRPr="00A45957">
                <w:rPr>
                  <w:rFonts w:ascii="宋体" w:hAnsi="宋体" w:hint="eastAsia"/>
                  <w:b/>
                  <w:szCs w:val="21"/>
                  <w:vertAlign w:val="superscript"/>
                </w:rPr>
                <w:t>2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9451B5C" w14:textId="78FC85D7" w:rsidR="00C14664" w:rsidRPr="007A3AA0" w:rsidRDefault="00775D7F" w:rsidP="00775D7F">
            <w:pPr>
              <w:snapToGrid w:val="0"/>
              <w:spacing w:beforeLines="50" w:before="156" w:line="360" w:lineRule="auto"/>
              <w:jc w:val="center"/>
              <w:rPr>
                <w:ins w:id="477" w:author="li liangbin" w:date="2020-02-21T19:39:00Z"/>
                <w:rFonts w:ascii="宋体" w:hAnsi="宋体"/>
                <w:szCs w:val="21"/>
              </w:rPr>
              <w:pPrChange w:id="478" w:author="li liangbin" w:date="2020-02-21T20:00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479" w:author="li liangbin" w:date="2020-02-21T20:00:00Z">
              <w:r>
                <w:rPr>
                  <w:rFonts w:ascii="宋体" w:hAnsi="宋体"/>
                  <w:b/>
                  <w:szCs w:val="21"/>
                </w:rPr>
                <w:t>48800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0B375651" w14:textId="32B71ABF" w:rsidR="00C14664" w:rsidRPr="007A3AA0" w:rsidRDefault="00775D7F" w:rsidP="00775D7F">
            <w:pPr>
              <w:snapToGrid w:val="0"/>
              <w:spacing w:beforeLines="50" w:before="156" w:line="360" w:lineRule="auto"/>
              <w:jc w:val="center"/>
              <w:rPr>
                <w:ins w:id="480" w:author="li liangbin" w:date="2020-02-21T19:39:00Z"/>
                <w:rFonts w:ascii="宋体" w:hAnsi="宋体"/>
                <w:szCs w:val="21"/>
              </w:rPr>
              <w:pPrChange w:id="481" w:author="li liangbin" w:date="2020-02-21T20:01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482" w:author="li liangbin" w:date="2020-02-21T20:01:00Z">
              <w:r>
                <w:rPr>
                  <w:rFonts w:ascii="宋体" w:hAnsi="宋体"/>
                  <w:b/>
                  <w:szCs w:val="21"/>
                </w:rPr>
                <w:t>50.76%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4F71640" w14:textId="359E482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83" w:author="li liangbin" w:date="2020-02-21T19:39:00Z"/>
                <w:rFonts w:ascii="宋体" w:hAnsi="宋体"/>
                <w:szCs w:val="21"/>
              </w:rPr>
            </w:pPr>
            <w:ins w:id="484" w:author="li liangbin" w:date="2020-02-21T20:01:00Z">
              <w:r>
                <w:rPr>
                  <w:rFonts w:ascii="宋体" w:hAnsi="宋体"/>
                  <w:b/>
                  <w:szCs w:val="21"/>
                </w:rPr>
                <w:t>73573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761D7142" w14:textId="0D598A6D" w:rsidR="00C14664" w:rsidRPr="007A3AA0" w:rsidRDefault="00775D7F" w:rsidP="00775D7F">
            <w:pPr>
              <w:snapToGrid w:val="0"/>
              <w:spacing w:beforeLines="50" w:before="156" w:line="360" w:lineRule="auto"/>
              <w:jc w:val="center"/>
              <w:rPr>
                <w:ins w:id="485" w:author="li liangbin" w:date="2020-02-21T19:39:00Z"/>
                <w:rFonts w:ascii="宋体" w:hAnsi="宋体"/>
                <w:szCs w:val="21"/>
              </w:rPr>
              <w:pPrChange w:id="486" w:author="li liangbin" w:date="2020-02-21T20:01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487" w:author="li liangbin" w:date="2020-02-21T20:01:00Z">
              <w:r>
                <w:rPr>
                  <w:rFonts w:ascii="宋体" w:hAnsi="宋体"/>
                  <w:b/>
                  <w:szCs w:val="21"/>
                </w:rPr>
                <w:t>-5.36%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28EF346" w14:textId="486CEB7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88" w:author="li liangbin" w:date="2020-02-21T19:39:00Z"/>
                <w:rFonts w:ascii="宋体" w:hAnsi="宋体"/>
                <w:szCs w:val="21"/>
              </w:rPr>
            </w:pPr>
            <w:ins w:id="489" w:author="li liangbin" w:date="2020-02-21T20:01:00Z">
              <w:r>
                <w:rPr>
                  <w:rFonts w:ascii="宋体" w:hAnsi="宋体"/>
                  <w:b/>
                  <w:szCs w:val="21"/>
                </w:rPr>
                <w:t>69631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117BFD7" w14:textId="643A7704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93" w:author="li liangbin" w:date="2020-02-21T19:39:00Z"/>
                <w:rFonts w:ascii="宋体" w:hAnsi="宋体"/>
                <w:szCs w:val="21"/>
              </w:rPr>
            </w:pPr>
            <w:ins w:id="494" w:author="li liangbin" w:date="2020-02-21T20:02:00Z">
              <w:r>
                <w:rPr>
                  <w:rFonts w:ascii="宋体" w:hAnsi="宋体"/>
                  <w:b/>
                  <w:szCs w:val="21"/>
                </w:rPr>
                <w:t>-28.34%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72754CD" w14:textId="430AE7A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95" w:author="li liangbin" w:date="2020-02-21T19:39:00Z"/>
                <w:rFonts w:ascii="宋体" w:hAnsi="宋体"/>
                <w:szCs w:val="21"/>
              </w:rPr>
            </w:pPr>
            <w:ins w:id="496" w:author="li liangbin" w:date="2020-02-21T20:01:00Z">
              <w:r>
                <w:rPr>
                  <w:rFonts w:ascii="宋体" w:hAnsi="宋体"/>
                  <w:b/>
                  <w:szCs w:val="21"/>
                </w:rPr>
                <w:t>48800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AED1111" w14:textId="736F1DE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97" w:author="li liangbin" w:date="2020-02-21T19:39:00Z"/>
                <w:rFonts w:ascii="宋体" w:hAnsi="宋体"/>
                <w:szCs w:val="21"/>
              </w:rPr>
            </w:pPr>
            <w:ins w:id="498" w:author="li liangbin" w:date="2020-02-21T20:01:00Z">
              <w:r>
                <w:rPr>
                  <w:rFonts w:ascii="宋体" w:hAnsi="宋体"/>
                  <w:b/>
                  <w:szCs w:val="21"/>
                </w:rPr>
                <w:t>60476.25</w:t>
              </w:r>
            </w:ins>
          </w:p>
        </w:tc>
      </w:tr>
      <w:tr w:rsidR="00796AF1" w:rsidRPr="00A45957" w14:paraId="093B9203" w14:textId="77777777" w:rsidTr="0091733E">
        <w:trPr>
          <w:ins w:id="499" w:author="li liangbin" w:date="2020-02-21T19:39:00Z"/>
        </w:trPr>
        <w:tc>
          <w:tcPr>
            <w:tcW w:w="1259" w:type="dxa"/>
            <w:vMerge/>
            <w:shd w:val="clear" w:color="auto" w:fill="auto"/>
          </w:tcPr>
          <w:p w14:paraId="21E32D58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500" w:author="li liangbin" w:date="2020-02-21T19:39:00Z"/>
                <w:rFonts w:ascii="宋体" w:hAnsi="宋体"/>
                <w:b/>
                <w:szCs w:val="21"/>
              </w:rPr>
            </w:pPr>
          </w:p>
        </w:tc>
        <w:tc>
          <w:tcPr>
            <w:tcW w:w="575" w:type="dxa"/>
            <w:shd w:val="clear" w:color="auto" w:fill="auto"/>
          </w:tcPr>
          <w:p w14:paraId="234F3CF9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501" w:author="li liangbin" w:date="2020-02-21T19:39:00Z"/>
                <w:rFonts w:ascii="宋体" w:hAnsi="宋体"/>
                <w:b/>
                <w:szCs w:val="21"/>
              </w:rPr>
            </w:pPr>
            <w:ins w:id="502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高度</w:t>
              </w:r>
            </w:ins>
          </w:p>
          <w:p w14:paraId="31E2D22F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503" w:author="li liangbin" w:date="2020-02-21T19:39:00Z"/>
                <w:rFonts w:ascii="宋体" w:hAnsi="宋体"/>
                <w:b/>
                <w:szCs w:val="21"/>
              </w:rPr>
            </w:pPr>
            <w:ins w:id="504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5A6119D" w14:textId="0FA2A18E" w:rsidR="00C14664" w:rsidRPr="007A3AA0" w:rsidRDefault="00796AF1" w:rsidP="00796AF1">
            <w:pPr>
              <w:snapToGrid w:val="0"/>
              <w:spacing w:beforeLines="50" w:before="156" w:line="360" w:lineRule="auto"/>
              <w:jc w:val="center"/>
              <w:rPr>
                <w:ins w:id="505" w:author="li liangbin" w:date="2020-02-21T19:39:00Z"/>
                <w:rFonts w:ascii="宋体" w:hAnsi="宋体"/>
                <w:szCs w:val="21"/>
              </w:rPr>
              <w:pPrChange w:id="506" w:author="li liangbin" w:date="2020-02-21T19:53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507" w:author="li liangbin" w:date="2020-02-21T19:53:00Z">
              <w:r>
                <w:rPr>
                  <w:rFonts w:ascii="宋体" w:hAnsi="宋体"/>
                  <w:b/>
                  <w:szCs w:val="21"/>
                </w:rPr>
                <w:t>191.7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2EFEAB3F" w14:textId="44724D74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08" w:author="li liangbin" w:date="2020-02-21T19:39:00Z"/>
                <w:rFonts w:ascii="宋体" w:hAnsi="宋体"/>
                <w:szCs w:val="21"/>
                <w:rPrChange w:id="509" w:author="li liangbin" w:date="2020-02-21T19:54:00Z">
                  <w:rPr>
                    <w:ins w:id="510" w:author="li liangbin" w:date="2020-02-21T19:39:00Z"/>
                    <w:rFonts w:ascii="宋体" w:hAnsi="宋体"/>
                    <w:szCs w:val="21"/>
                  </w:rPr>
                </w:rPrChange>
              </w:rPr>
            </w:pPr>
            <w:ins w:id="511" w:author="li liangbin" w:date="2020-02-21T19:54:00Z">
              <w:r>
                <w:rPr>
                  <w:rFonts w:ascii="宋体" w:hAnsi="宋体"/>
                  <w:b/>
                  <w:szCs w:val="21"/>
                </w:rPr>
                <w:t>33.18%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7AFC6959" w14:textId="5F22411D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12" w:author="li liangbin" w:date="2020-02-21T19:39:00Z"/>
                <w:rFonts w:ascii="宋体" w:hAnsi="宋体"/>
                <w:szCs w:val="21"/>
                <w:rPrChange w:id="513" w:author="li liangbin" w:date="2020-02-21T19:54:00Z">
                  <w:rPr>
                    <w:ins w:id="514" w:author="li liangbin" w:date="2020-02-21T19:39:00Z"/>
                    <w:rFonts w:ascii="宋体" w:hAnsi="宋体"/>
                    <w:szCs w:val="21"/>
                  </w:rPr>
                </w:rPrChange>
              </w:rPr>
            </w:pPr>
            <w:ins w:id="515" w:author="li liangbin" w:date="2020-02-21T19:54:00Z">
              <w:r>
                <w:rPr>
                  <w:rFonts w:ascii="宋体" w:hAnsi="宋体"/>
                  <w:b/>
                  <w:szCs w:val="21"/>
                </w:rPr>
                <w:t>255.31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06276E4" w14:textId="7A733893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16" w:author="li liangbin" w:date="2020-02-21T19:39:00Z"/>
                <w:rFonts w:ascii="宋体" w:hAnsi="宋体"/>
                <w:szCs w:val="21"/>
              </w:rPr>
            </w:pPr>
            <w:ins w:id="517" w:author="li liangbin" w:date="2020-02-21T19:54:00Z">
              <w:r>
                <w:rPr>
                  <w:rFonts w:ascii="宋体" w:hAnsi="宋体"/>
                  <w:b/>
                  <w:szCs w:val="21"/>
                </w:rPr>
                <w:t>7.37%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C77D089" w14:textId="78CFDE40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18" w:author="li liangbin" w:date="2020-02-21T19:39:00Z"/>
                <w:rFonts w:ascii="宋体" w:hAnsi="宋体"/>
                <w:szCs w:val="21"/>
              </w:rPr>
            </w:pPr>
            <w:ins w:id="519" w:author="li liangbin" w:date="2020-02-21T19:55:00Z">
              <w:r>
                <w:rPr>
                  <w:rFonts w:ascii="宋体" w:hAnsi="宋体"/>
                  <w:b/>
                  <w:szCs w:val="21"/>
                </w:rPr>
                <w:t>274.12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3B87EB17" w14:textId="67BEF252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20" w:author="li liangbin" w:date="2020-02-21T19:39:00Z"/>
                <w:rFonts w:ascii="宋体" w:hAnsi="宋体"/>
                <w:szCs w:val="21"/>
              </w:rPr>
            </w:pPr>
            <w:ins w:id="521" w:author="li liangbin" w:date="2020-02-21T19:54:00Z">
              <w:r>
                <w:rPr>
                  <w:rFonts w:ascii="宋体" w:hAnsi="宋体"/>
                  <w:b/>
                  <w:szCs w:val="21"/>
                </w:rPr>
                <w:t>-32.03%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6852AA98" w14:textId="1B27F73E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22" w:author="li liangbin" w:date="2020-02-21T19:39:00Z"/>
                <w:rFonts w:ascii="宋体" w:hAnsi="宋体"/>
                <w:szCs w:val="21"/>
              </w:rPr>
            </w:pPr>
            <w:ins w:id="523" w:author="li liangbin" w:date="2020-02-21T19:55:00Z">
              <w:r>
                <w:rPr>
                  <w:rFonts w:ascii="宋体" w:hAnsi="宋体"/>
                  <w:b/>
                  <w:szCs w:val="21"/>
                </w:rPr>
                <w:t>186.31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6676FDF" w14:textId="1C4DAE8D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24" w:author="li liangbin" w:date="2020-02-21T19:39:00Z"/>
                <w:rFonts w:ascii="宋体" w:hAnsi="宋体"/>
                <w:szCs w:val="21"/>
              </w:rPr>
            </w:pPr>
            <w:ins w:id="525" w:author="li liangbin" w:date="2020-02-21T19:53:00Z">
              <w:r>
                <w:rPr>
                  <w:rFonts w:ascii="宋体" w:hAnsi="宋体"/>
                  <w:b/>
                  <w:szCs w:val="21"/>
                </w:rPr>
                <w:t>226.86</w:t>
              </w:r>
            </w:ins>
          </w:p>
        </w:tc>
      </w:tr>
      <w:tr w:rsidR="00796AF1" w:rsidRPr="00A45957" w14:paraId="63B495C9" w14:textId="77777777" w:rsidTr="0091733E">
        <w:trPr>
          <w:ins w:id="469" w:author="li liangbin" w:date="2020-02-21T19:39:00Z"/>
        </w:trPr>
        <w:tc>
          <w:tcPr>
            <w:tcW w:w="1259" w:type="dxa"/>
            <w:vMerge w:val="restart"/>
            <w:shd w:val="clear" w:color="auto" w:fill="auto"/>
          </w:tcPr>
          <w:p w14:paraId="3B982BC4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0" w:author="li liangbin" w:date="2020-02-21T19:39:00Z"/>
                <w:rFonts w:ascii="宋体" w:hAnsi="宋体"/>
                <w:b/>
                <w:szCs w:val="21"/>
              </w:rPr>
            </w:pPr>
          </w:p>
          <w:p w14:paraId="57D3D7D1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1" w:author="li liangbin" w:date="2020-02-21T19:39:00Z"/>
                <w:rFonts w:ascii="宋体" w:hAnsi="宋体"/>
                <w:b/>
                <w:szCs w:val="21"/>
              </w:rPr>
            </w:pPr>
            <w:ins w:id="472" w:author="li liangbin" w:date="2020-02-21T19:39:00Z">
              <w:r>
                <w:rPr>
                  <w:rFonts w:ascii="宋体" w:hAnsi="宋体"/>
                  <w:b/>
                  <w:szCs w:val="21"/>
                </w:rPr>
                <w:t>2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#</w:t>
              </w:r>
            </w:ins>
          </w:p>
        </w:tc>
        <w:tc>
          <w:tcPr>
            <w:tcW w:w="575" w:type="dxa"/>
            <w:shd w:val="clear" w:color="auto" w:fill="auto"/>
          </w:tcPr>
          <w:p w14:paraId="750B500E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3" w:author="li liangbin" w:date="2020-02-21T19:39:00Z"/>
                <w:rFonts w:ascii="宋体" w:hAnsi="宋体"/>
                <w:b/>
                <w:szCs w:val="21"/>
              </w:rPr>
            </w:pPr>
            <w:ins w:id="474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面积</w:t>
              </w:r>
            </w:ins>
          </w:p>
          <w:p w14:paraId="4E0B0ED7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5" w:author="li liangbin" w:date="2020-02-21T19:39:00Z"/>
                <w:rFonts w:ascii="宋体" w:hAnsi="宋体"/>
                <w:b/>
                <w:szCs w:val="21"/>
              </w:rPr>
            </w:pPr>
            <w:ins w:id="476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</w:t>
              </w:r>
              <w:r w:rsidRPr="00A45957">
                <w:rPr>
                  <w:rFonts w:ascii="宋体" w:hAnsi="宋体" w:hint="eastAsia"/>
                  <w:b/>
                  <w:szCs w:val="21"/>
                  <w:vertAlign w:val="superscript"/>
                </w:rPr>
                <w:t>2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9451B5C" w14:textId="78FC85D7" w:rsidR="00C14664" w:rsidRPr="007A3AA0" w:rsidRDefault="00775D7F" w:rsidP="00775D7F">
            <w:pPr>
              <w:snapToGrid w:val="0"/>
              <w:spacing w:beforeLines="50" w:before="156" w:line="360" w:lineRule="auto"/>
              <w:jc w:val="center"/>
              <w:rPr>
                <w:ins w:id="477" w:author="li liangbin" w:date="2020-02-21T19:39:00Z"/>
                <w:rFonts w:ascii="宋体" w:hAnsi="宋体"/>
                <w:szCs w:val="21"/>
              </w:rPr>
              <w:pPrChange w:id="478" w:author="li liangbin" w:date="2020-02-21T20:00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479" w:author="li liangbin" w:date="2020-02-21T20:00:00Z">
              <w:r>
                <w:rPr>
                  <w:rFonts w:ascii="宋体" w:hAnsi="宋体"/>
                  <w:b/>
                  <w:szCs w:val="21"/>
                </w:rPr>
                <w:t>0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0B375651" w14:textId="32B71ABF" w:rsidR="00C14664" w:rsidRPr="007A3AA0" w:rsidRDefault="00775D7F" w:rsidP="00775D7F">
            <w:pPr>
              <w:snapToGrid w:val="0"/>
              <w:spacing w:beforeLines="50" w:before="156" w:line="360" w:lineRule="auto"/>
              <w:jc w:val="center"/>
              <w:rPr>
                <w:ins w:id="480" w:author="li liangbin" w:date="2020-02-21T19:39:00Z"/>
                <w:rFonts w:ascii="宋体" w:hAnsi="宋体"/>
                <w:szCs w:val="21"/>
              </w:rPr>
              <w:pPrChange w:id="481" w:author="li liangbin" w:date="2020-02-21T20:01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482" w:author="li liangbin" w:date="2020-02-21T20:01:00Z">
              <w:r>
                <w:rPr>
                  <w:rFonts w:ascii="宋体" w:hAnsi="宋体"/>
                  <w:b/>
                  <w:szCs w:val="21"/>
                </w:rPr>
                <w:t>0.00%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4F71640" w14:textId="359E482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83" w:author="li liangbin" w:date="2020-02-21T19:39:00Z"/>
                <w:rFonts w:ascii="宋体" w:hAnsi="宋体"/>
                <w:szCs w:val="21"/>
              </w:rPr>
            </w:pPr>
            <w:ins w:id="484" w:author="li liangbin" w:date="2020-02-21T20:01:00Z">
              <w:r>
                <w:rPr>
                  <w:rFonts w:ascii="宋体" w:hAnsi="宋体"/>
                  <w:b/>
                  <w:szCs w:val="21"/>
                </w:rPr>
                <w:t>0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761D7142" w14:textId="0D598A6D" w:rsidR="00C14664" w:rsidRPr="007A3AA0" w:rsidRDefault="00775D7F" w:rsidP="00775D7F">
            <w:pPr>
              <w:snapToGrid w:val="0"/>
              <w:spacing w:beforeLines="50" w:before="156" w:line="360" w:lineRule="auto"/>
              <w:jc w:val="center"/>
              <w:rPr>
                <w:ins w:id="485" w:author="li liangbin" w:date="2020-02-21T19:39:00Z"/>
                <w:rFonts w:ascii="宋体" w:hAnsi="宋体"/>
                <w:szCs w:val="21"/>
              </w:rPr>
              <w:pPrChange w:id="486" w:author="li liangbin" w:date="2020-02-21T20:01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487" w:author="li liangbin" w:date="2020-02-21T20:01:00Z">
              <w:r>
                <w:rPr>
                  <w:rFonts w:ascii="宋体" w:hAnsi="宋体"/>
                  <w:b/>
                  <w:szCs w:val="21"/>
                </w:rPr>
                <w:t>0.00%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28EF346" w14:textId="486CEB7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88" w:author="li liangbin" w:date="2020-02-21T19:39:00Z"/>
                <w:rFonts w:ascii="宋体" w:hAnsi="宋体"/>
                <w:szCs w:val="21"/>
              </w:rPr>
            </w:pPr>
            <w:ins w:id="489" w:author="li liangbin" w:date="2020-02-21T20:01:00Z">
              <w:r>
                <w:rPr>
                  <w:rFonts w:ascii="宋体" w:hAnsi="宋体"/>
                  <w:b/>
                  <w:szCs w:val="21"/>
                </w:rPr>
                <w:t>251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117BFD7" w14:textId="643A7704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93" w:author="li liangbin" w:date="2020-02-21T19:39:00Z"/>
                <w:rFonts w:ascii="宋体" w:hAnsi="宋体"/>
                <w:szCs w:val="21"/>
              </w:rPr>
            </w:pPr>
            <w:ins w:id="494" w:author="li liangbin" w:date="2020-02-21T20:02:00Z">
              <w:r>
                <w:rPr>
                  <w:rFonts w:ascii="宋体" w:hAnsi="宋体"/>
                  <w:b/>
                  <w:szCs w:val="21"/>
                </w:rPr>
                <w:t>3796.41%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72754CD" w14:textId="430AE7A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95" w:author="li liangbin" w:date="2020-02-21T19:39:00Z"/>
                <w:rFonts w:ascii="宋体" w:hAnsi="宋体"/>
                <w:szCs w:val="21"/>
              </w:rPr>
            </w:pPr>
            <w:ins w:id="496" w:author="li liangbin" w:date="2020-02-21T20:01:00Z">
              <w:r>
                <w:rPr>
                  <w:rFonts w:ascii="宋体" w:hAnsi="宋体"/>
                  <w:b/>
                  <w:szCs w:val="21"/>
                </w:rPr>
                <w:t>0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AED1111" w14:textId="736F1DE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97" w:author="li liangbin" w:date="2020-02-21T19:39:00Z"/>
                <w:rFonts w:ascii="宋体" w:hAnsi="宋体"/>
                <w:szCs w:val="21"/>
              </w:rPr>
            </w:pPr>
            <w:ins w:id="498" w:author="li liangbin" w:date="2020-02-21T20:01:00Z">
              <w:r>
                <w:rPr>
                  <w:rFonts w:ascii="宋体" w:hAnsi="宋体"/>
                  <w:b/>
                  <w:szCs w:val="21"/>
                </w:rPr>
                <w:t>2507.75</w:t>
              </w:r>
            </w:ins>
          </w:p>
        </w:tc>
      </w:tr>
      <w:tr w:rsidR="00796AF1" w:rsidRPr="00A45957" w14:paraId="093B9203" w14:textId="77777777" w:rsidTr="0091733E">
        <w:trPr>
          <w:ins w:id="499" w:author="li liangbin" w:date="2020-02-21T19:39:00Z"/>
        </w:trPr>
        <w:tc>
          <w:tcPr>
            <w:tcW w:w="1259" w:type="dxa"/>
            <w:vMerge/>
            <w:shd w:val="clear" w:color="auto" w:fill="auto"/>
          </w:tcPr>
          <w:p w14:paraId="21E32D58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500" w:author="li liangbin" w:date="2020-02-21T19:39:00Z"/>
                <w:rFonts w:ascii="宋体" w:hAnsi="宋体"/>
                <w:b/>
                <w:szCs w:val="21"/>
              </w:rPr>
            </w:pPr>
          </w:p>
        </w:tc>
        <w:tc>
          <w:tcPr>
            <w:tcW w:w="575" w:type="dxa"/>
            <w:shd w:val="clear" w:color="auto" w:fill="auto"/>
          </w:tcPr>
          <w:p w14:paraId="234F3CF9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501" w:author="li liangbin" w:date="2020-02-21T19:39:00Z"/>
                <w:rFonts w:ascii="宋体" w:hAnsi="宋体"/>
                <w:b/>
                <w:szCs w:val="21"/>
              </w:rPr>
            </w:pPr>
            <w:ins w:id="502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高度</w:t>
              </w:r>
            </w:ins>
          </w:p>
          <w:p w14:paraId="31E2D22F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503" w:author="li liangbin" w:date="2020-02-21T19:39:00Z"/>
                <w:rFonts w:ascii="宋体" w:hAnsi="宋体"/>
                <w:b/>
                <w:szCs w:val="21"/>
              </w:rPr>
            </w:pPr>
            <w:ins w:id="504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5A6119D" w14:textId="0FA2A18E" w:rsidR="00C14664" w:rsidRPr="007A3AA0" w:rsidRDefault="00796AF1" w:rsidP="00796AF1">
            <w:pPr>
              <w:snapToGrid w:val="0"/>
              <w:spacing w:beforeLines="50" w:before="156" w:line="360" w:lineRule="auto"/>
              <w:jc w:val="center"/>
              <w:rPr>
                <w:ins w:id="505" w:author="li liangbin" w:date="2020-02-21T19:39:00Z"/>
                <w:rFonts w:ascii="宋体" w:hAnsi="宋体"/>
                <w:szCs w:val="21"/>
              </w:rPr>
              <w:pPrChange w:id="506" w:author="li liangbin" w:date="2020-02-21T19:53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507" w:author="li liangbin" w:date="2020-02-21T19:53:00Z">
              <w:r>
                <w:rPr>
                  <w:rFonts w:ascii="宋体" w:hAnsi="宋体"/>
                  <w:b/>
                  <w:szCs w:val="21"/>
                </w:rPr>
                <w:t>0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2EFEAB3F" w14:textId="44724D74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08" w:author="li liangbin" w:date="2020-02-21T19:39:00Z"/>
                <w:rFonts w:ascii="宋体" w:hAnsi="宋体"/>
                <w:szCs w:val="21"/>
                <w:rPrChange w:id="509" w:author="li liangbin" w:date="2020-02-21T19:54:00Z">
                  <w:rPr>
                    <w:ins w:id="510" w:author="li liangbin" w:date="2020-02-21T19:39:00Z"/>
                    <w:rFonts w:ascii="宋体" w:hAnsi="宋体"/>
                    <w:szCs w:val="21"/>
                  </w:rPr>
                </w:rPrChange>
              </w:rPr>
            </w:pPr>
            <w:ins w:id="511" w:author="li liangbin" w:date="2020-02-21T19:54:00Z">
              <w:r>
                <w:rPr>
                  <w:rFonts w:ascii="宋体" w:hAnsi="宋体"/>
                  <w:b/>
                  <w:szCs w:val="21"/>
                </w:rPr>
                <w:t>0.00%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7AFC6959" w14:textId="5F22411D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12" w:author="li liangbin" w:date="2020-02-21T19:39:00Z"/>
                <w:rFonts w:ascii="宋体" w:hAnsi="宋体"/>
                <w:szCs w:val="21"/>
                <w:rPrChange w:id="513" w:author="li liangbin" w:date="2020-02-21T19:54:00Z">
                  <w:rPr>
                    <w:ins w:id="514" w:author="li liangbin" w:date="2020-02-21T19:39:00Z"/>
                    <w:rFonts w:ascii="宋体" w:hAnsi="宋体"/>
                    <w:szCs w:val="21"/>
                  </w:rPr>
                </w:rPrChange>
              </w:rPr>
            </w:pPr>
            <w:ins w:id="515" w:author="li liangbin" w:date="2020-02-21T19:54:00Z">
              <w:r>
                <w:rPr>
                  <w:rFonts w:ascii="宋体" w:hAnsi="宋体"/>
                  <w:b/>
                  <w:szCs w:val="21"/>
                </w:rPr>
                <w:t>0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06276E4" w14:textId="7A733893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16" w:author="li liangbin" w:date="2020-02-21T19:39:00Z"/>
                <w:rFonts w:ascii="宋体" w:hAnsi="宋体"/>
                <w:szCs w:val="21"/>
              </w:rPr>
            </w:pPr>
            <w:ins w:id="517" w:author="li liangbin" w:date="2020-02-21T19:54:00Z">
              <w:r>
                <w:rPr>
                  <w:rFonts w:ascii="宋体" w:hAnsi="宋体"/>
                  <w:b/>
                  <w:szCs w:val="21"/>
                </w:rPr>
                <w:t>0.00%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C77D089" w14:textId="78CFDE40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18" w:author="li liangbin" w:date="2020-02-21T19:39:00Z"/>
                <w:rFonts w:ascii="宋体" w:hAnsi="宋体"/>
                <w:szCs w:val="21"/>
              </w:rPr>
            </w:pPr>
            <w:ins w:id="519" w:author="li liangbin" w:date="2020-02-21T19:55:00Z">
              <w:r>
                <w:rPr>
                  <w:rFonts w:ascii="宋体" w:hAnsi="宋体"/>
                  <w:b/>
                  <w:szCs w:val="21"/>
                </w:rPr>
                <w:t>393.8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3B87EB17" w14:textId="67BEF252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20" w:author="li liangbin" w:date="2020-02-21T19:39:00Z"/>
                <w:rFonts w:ascii="宋体" w:hAnsi="宋体"/>
                <w:szCs w:val="21"/>
              </w:rPr>
            </w:pPr>
            <w:ins w:id="521" w:author="li liangbin" w:date="2020-02-21T19:54:00Z">
              <w:r>
                <w:rPr>
                  <w:rFonts w:ascii="宋体" w:hAnsi="宋体"/>
                  <w:b/>
                  <w:szCs w:val="21"/>
                </w:rPr>
                <w:t>-61.59%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6852AA98" w14:textId="1B27F73E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22" w:author="li liangbin" w:date="2020-02-21T19:39:00Z"/>
                <w:rFonts w:ascii="宋体" w:hAnsi="宋体"/>
                <w:szCs w:val="21"/>
              </w:rPr>
            </w:pPr>
            <w:ins w:id="523" w:author="li liangbin" w:date="2020-02-21T19:55:00Z">
              <w:r>
                <w:rPr>
                  <w:rFonts w:ascii="宋体" w:hAnsi="宋体"/>
                  <w:b/>
                  <w:szCs w:val="21"/>
                </w:rPr>
                <w:t>151.27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6676FDF" w14:textId="1C4DAE8D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24" w:author="li liangbin" w:date="2020-02-21T19:39:00Z"/>
                <w:rFonts w:ascii="宋体" w:hAnsi="宋体"/>
                <w:szCs w:val="21"/>
              </w:rPr>
            </w:pPr>
            <w:ins w:id="525" w:author="li liangbin" w:date="2020-02-21T19:53:00Z">
              <w:r>
                <w:rPr>
                  <w:rFonts w:ascii="宋体" w:hAnsi="宋体"/>
                  <w:b/>
                  <w:szCs w:val="21"/>
                </w:rPr>
                <w:t>136.27</w:t>
              </w:r>
            </w:ins>
          </w:p>
        </w:tc>
      </w:tr>
      <w:tr w:rsidR="00796AF1" w:rsidRPr="00A45957" w14:paraId="63B495C9" w14:textId="77777777" w:rsidTr="0091733E">
        <w:trPr>
          <w:ins w:id="469" w:author="li liangbin" w:date="2020-02-21T19:39:00Z"/>
        </w:trPr>
        <w:tc>
          <w:tcPr>
            <w:tcW w:w="1259" w:type="dxa"/>
            <w:vMerge w:val="restart"/>
            <w:shd w:val="clear" w:color="auto" w:fill="auto"/>
          </w:tcPr>
          <w:p w14:paraId="3B982BC4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0" w:author="li liangbin" w:date="2020-02-21T19:39:00Z"/>
                <w:rFonts w:ascii="宋体" w:hAnsi="宋体"/>
                <w:b/>
                <w:szCs w:val="21"/>
              </w:rPr>
            </w:pPr>
          </w:p>
          <w:p w14:paraId="57D3D7D1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1" w:author="li liangbin" w:date="2020-02-21T19:39:00Z"/>
                <w:rFonts w:ascii="宋体" w:hAnsi="宋体"/>
                <w:b/>
                <w:szCs w:val="21"/>
              </w:rPr>
            </w:pPr>
            <w:ins w:id="472" w:author="li liangbin" w:date="2020-02-21T19:39:00Z">
              <w:r>
                <w:rPr>
                  <w:rFonts w:ascii="宋体" w:hAnsi="宋体"/>
                  <w:b/>
                  <w:szCs w:val="21"/>
                </w:rPr>
                <w:t>3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#</w:t>
              </w:r>
            </w:ins>
          </w:p>
        </w:tc>
        <w:tc>
          <w:tcPr>
            <w:tcW w:w="575" w:type="dxa"/>
            <w:shd w:val="clear" w:color="auto" w:fill="auto"/>
          </w:tcPr>
          <w:p w14:paraId="750B500E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3" w:author="li liangbin" w:date="2020-02-21T19:39:00Z"/>
                <w:rFonts w:ascii="宋体" w:hAnsi="宋体"/>
                <w:b/>
                <w:szCs w:val="21"/>
              </w:rPr>
            </w:pPr>
            <w:ins w:id="474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面积</w:t>
              </w:r>
            </w:ins>
          </w:p>
          <w:p w14:paraId="4E0B0ED7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475" w:author="li liangbin" w:date="2020-02-21T19:39:00Z"/>
                <w:rFonts w:ascii="宋体" w:hAnsi="宋体"/>
                <w:b/>
                <w:szCs w:val="21"/>
              </w:rPr>
            </w:pPr>
            <w:ins w:id="476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</w:t>
              </w:r>
              <w:r w:rsidRPr="00A45957">
                <w:rPr>
                  <w:rFonts w:ascii="宋体" w:hAnsi="宋体" w:hint="eastAsia"/>
                  <w:b/>
                  <w:szCs w:val="21"/>
                  <w:vertAlign w:val="superscript"/>
                </w:rPr>
                <w:t>2</w:t>
              </w:r>
              <w:r w:rsidRPr="00A45957">
                <w:rPr>
                  <w:rFonts w:ascii="宋体" w:hAnsi="宋体" w:hint="eastAsia"/>
                  <w:b/>
                  <w:szCs w:val="21"/>
                </w:rPr>
                <w:t>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9451B5C" w14:textId="78FC85D7" w:rsidR="00C14664" w:rsidRPr="007A3AA0" w:rsidRDefault="00775D7F" w:rsidP="00775D7F">
            <w:pPr>
              <w:snapToGrid w:val="0"/>
              <w:spacing w:beforeLines="50" w:before="156" w:line="360" w:lineRule="auto"/>
              <w:jc w:val="center"/>
              <w:rPr>
                <w:ins w:id="477" w:author="li liangbin" w:date="2020-02-21T19:39:00Z"/>
                <w:rFonts w:ascii="宋体" w:hAnsi="宋体"/>
                <w:szCs w:val="21"/>
              </w:rPr>
              <w:pPrChange w:id="478" w:author="li liangbin" w:date="2020-02-21T20:00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479" w:author="li liangbin" w:date="2020-02-21T20:00:00Z">
              <w:r>
                <w:rPr>
                  <w:rFonts w:ascii="宋体" w:hAnsi="宋体"/>
                  <w:b/>
                  <w:szCs w:val="21"/>
                </w:rPr>
                <w:t>2588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0B375651" w14:textId="32B71ABF" w:rsidR="00C14664" w:rsidRPr="007A3AA0" w:rsidRDefault="00775D7F" w:rsidP="00775D7F">
            <w:pPr>
              <w:snapToGrid w:val="0"/>
              <w:spacing w:beforeLines="50" w:before="156" w:line="360" w:lineRule="auto"/>
              <w:jc w:val="center"/>
              <w:rPr>
                <w:ins w:id="480" w:author="li liangbin" w:date="2020-02-21T19:39:00Z"/>
                <w:rFonts w:ascii="宋体" w:hAnsi="宋体"/>
                <w:szCs w:val="21"/>
              </w:rPr>
              <w:pPrChange w:id="481" w:author="li liangbin" w:date="2020-02-21T20:01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482" w:author="li liangbin" w:date="2020-02-21T20:01:00Z">
              <w:r>
                <w:rPr>
                  <w:rFonts w:ascii="宋体" w:hAnsi="宋体"/>
                  <w:b/>
                  <w:szCs w:val="21"/>
                </w:rPr>
                <w:t>-8.81%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4F71640" w14:textId="359E482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83" w:author="li liangbin" w:date="2020-02-21T19:39:00Z"/>
                <w:rFonts w:ascii="宋体" w:hAnsi="宋体"/>
                <w:szCs w:val="21"/>
              </w:rPr>
            </w:pPr>
            <w:ins w:id="484" w:author="li liangbin" w:date="2020-02-21T20:01:00Z">
              <w:r>
                <w:rPr>
                  <w:rFonts w:ascii="宋体" w:hAnsi="宋体"/>
                  <w:b/>
                  <w:szCs w:val="21"/>
                </w:rPr>
                <w:t>2360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761D7142" w14:textId="0D598A6D" w:rsidR="00C14664" w:rsidRPr="007A3AA0" w:rsidRDefault="00775D7F" w:rsidP="00775D7F">
            <w:pPr>
              <w:snapToGrid w:val="0"/>
              <w:spacing w:beforeLines="50" w:before="156" w:line="360" w:lineRule="auto"/>
              <w:jc w:val="center"/>
              <w:rPr>
                <w:ins w:id="485" w:author="li liangbin" w:date="2020-02-21T19:39:00Z"/>
                <w:rFonts w:ascii="宋体" w:hAnsi="宋体"/>
                <w:szCs w:val="21"/>
              </w:rPr>
              <w:pPrChange w:id="486" w:author="li liangbin" w:date="2020-02-21T20:01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487" w:author="li liangbin" w:date="2020-02-21T20:01:00Z">
              <w:r>
                <w:rPr>
                  <w:rFonts w:ascii="宋体" w:hAnsi="宋体"/>
                  <w:b/>
                  <w:szCs w:val="21"/>
                </w:rPr>
                <w:t>4.66%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28EF346" w14:textId="486CEB7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88" w:author="li liangbin" w:date="2020-02-21T19:39:00Z"/>
                <w:rFonts w:ascii="宋体" w:hAnsi="宋体"/>
                <w:szCs w:val="21"/>
              </w:rPr>
            </w:pPr>
            <w:ins w:id="489" w:author="li liangbin" w:date="2020-02-21T20:01:00Z">
              <w:r>
                <w:rPr>
                  <w:rFonts w:ascii="宋体" w:hAnsi="宋体"/>
                  <w:b/>
                  <w:szCs w:val="21"/>
                </w:rPr>
                <w:t>2470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117BFD7" w14:textId="643A7704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93" w:author="li liangbin" w:date="2020-02-21T19:39:00Z"/>
                <w:rFonts w:ascii="宋体" w:hAnsi="宋体"/>
                <w:szCs w:val="21"/>
              </w:rPr>
            </w:pPr>
            <w:ins w:id="494" w:author="li liangbin" w:date="2020-02-21T20:02:00Z">
              <w:r>
                <w:rPr>
                  <w:rFonts w:ascii="宋体" w:hAnsi="宋体"/>
                  <w:b/>
                  <w:szCs w:val="21"/>
                </w:rPr>
                <w:t>-65.83%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72754CD" w14:textId="430AE7A9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95" w:author="li liangbin" w:date="2020-02-21T19:39:00Z"/>
                <w:rFonts w:ascii="宋体" w:hAnsi="宋体"/>
                <w:szCs w:val="21"/>
              </w:rPr>
            </w:pPr>
            <w:ins w:id="496" w:author="li liangbin" w:date="2020-02-21T20:01:00Z">
              <w:r>
                <w:rPr>
                  <w:rFonts w:ascii="宋体" w:hAnsi="宋体"/>
                  <w:b/>
                  <w:szCs w:val="21"/>
                </w:rPr>
                <w:t>2588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2AED1111" w14:textId="736F1DE2" w:rsidR="00C14664" w:rsidRPr="007A3AA0" w:rsidRDefault="00775D7F" w:rsidP="0091733E">
            <w:pPr>
              <w:snapToGrid w:val="0"/>
              <w:spacing w:beforeLines="50" w:before="156" w:line="360" w:lineRule="auto"/>
              <w:jc w:val="center"/>
              <w:rPr>
                <w:ins w:id="497" w:author="li liangbin" w:date="2020-02-21T19:39:00Z"/>
                <w:rFonts w:ascii="宋体" w:hAnsi="宋体"/>
                <w:szCs w:val="21"/>
              </w:rPr>
            </w:pPr>
            <w:ins w:id="498" w:author="li liangbin" w:date="2020-02-21T20:01:00Z">
              <w:r>
                <w:rPr>
                  <w:rFonts w:ascii="宋体" w:hAnsi="宋体"/>
                  <w:b/>
                  <w:szCs w:val="21"/>
                </w:rPr>
                <w:t>2065.5</w:t>
              </w:r>
            </w:ins>
          </w:p>
        </w:tc>
      </w:tr>
      <w:tr w:rsidR="00796AF1" w:rsidRPr="00A45957" w14:paraId="093B9203" w14:textId="77777777" w:rsidTr="0091733E">
        <w:trPr>
          <w:ins w:id="499" w:author="li liangbin" w:date="2020-02-21T19:39:00Z"/>
        </w:trPr>
        <w:tc>
          <w:tcPr>
            <w:tcW w:w="1259" w:type="dxa"/>
            <w:vMerge/>
            <w:shd w:val="clear" w:color="auto" w:fill="auto"/>
          </w:tcPr>
          <w:p w14:paraId="21E32D58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500" w:author="li liangbin" w:date="2020-02-21T19:39:00Z"/>
                <w:rFonts w:ascii="宋体" w:hAnsi="宋体"/>
                <w:b/>
                <w:szCs w:val="21"/>
              </w:rPr>
            </w:pPr>
          </w:p>
        </w:tc>
        <w:tc>
          <w:tcPr>
            <w:tcW w:w="575" w:type="dxa"/>
            <w:shd w:val="clear" w:color="auto" w:fill="auto"/>
          </w:tcPr>
          <w:p w14:paraId="234F3CF9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501" w:author="li liangbin" w:date="2020-02-21T19:39:00Z"/>
                <w:rFonts w:ascii="宋体" w:hAnsi="宋体"/>
                <w:b/>
                <w:szCs w:val="21"/>
              </w:rPr>
            </w:pPr>
            <w:ins w:id="502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高度</w:t>
              </w:r>
            </w:ins>
          </w:p>
          <w:p w14:paraId="31E2D22F" w14:textId="77777777" w:rsidR="00C14664" w:rsidRPr="00A45957" w:rsidRDefault="00C14664" w:rsidP="0091733E">
            <w:pPr>
              <w:snapToGrid w:val="0"/>
              <w:spacing w:beforeLines="50" w:before="156"/>
              <w:jc w:val="center"/>
              <w:rPr>
                <w:ins w:id="503" w:author="li liangbin" w:date="2020-02-21T19:39:00Z"/>
                <w:rFonts w:ascii="宋体" w:hAnsi="宋体"/>
                <w:b/>
                <w:szCs w:val="21"/>
              </w:rPr>
            </w:pPr>
            <w:ins w:id="504" w:author="li liangbin" w:date="2020-02-21T19:39:00Z">
              <w:r w:rsidRPr="00A45957">
                <w:rPr>
                  <w:rFonts w:ascii="宋体" w:hAnsi="宋体" w:hint="eastAsia"/>
                  <w:b/>
                  <w:szCs w:val="21"/>
                </w:rPr>
                <w:t>（m）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65A6119D" w14:textId="0FA2A18E" w:rsidR="00C14664" w:rsidRPr="007A3AA0" w:rsidRDefault="00796AF1" w:rsidP="00796AF1">
            <w:pPr>
              <w:snapToGrid w:val="0"/>
              <w:spacing w:beforeLines="50" w:before="156" w:line="360" w:lineRule="auto"/>
              <w:jc w:val="center"/>
              <w:rPr>
                <w:ins w:id="505" w:author="li liangbin" w:date="2020-02-21T19:39:00Z"/>
                <w:rFonts w:ascii="宋体" w:hAnsi="宋体"/>
                <w:szCs w:val="21"/>
              </w:rPr>
              <w:pPrChange w:id="506" w:author="li liangbin" w:date="2020-02-21T19:53:00Z">
                <w:pPr>
                  <w:snapToGrid w:val="0"/>
                  <w:spacing w:beforeLines="50" w:before="156" w:line="360" w:lineRule="auto"/>
                  <w:jc w:val="center"/>
                </w:pPr>
              </w:pPrChange>
            </w:pPr>
            <w:ins w:id="507" w:author="li liangbin" w:date="2020-02-21T19:53:00Z">
              <w:r>
                <w:rPr>
                  <w:rFonts w:ascii="宋体" w:hAnsi="宋体"/>
                  <w:b/>
                  <w:szCs w:val="21"/>
                </w:rPr>
                <w:t>20.98</w:t>
              </w:r>
            </w:ins>
          </w:p>
        </w:tc>
        <w:tc>
          <w:tcPr>
            <w:tcW w:w="1638" w:type="dxa"/>
            <w:shd w:val="clear" w:color="auto" w:fill="auto"/>
            <w:vAlign w:val="center"/>
          </w:tcPr>
          <w:p w14:paraId="2EFEAB3F" w14:textId="44724D74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08" w:author="li liangbin" w:date="2020-02-21T19:39:00Z"/>
                <w:rFonts w:ascii="宋体" w:hAnsi="宋体"/>
                <w:szCs w:val="21"/>
                <w:rPrChange w:id="509" w:author="li liangbin" w:date="2020-02-21T19:54:00Z">
                  <w:rPr>
                    <w:ins w:id="510" w:author="li liangbin" w:date="2020-02-21T19:39:00Z"/>
                    <w:rFonts w:ascii="宋体" w:hAnsi="宋体"/>
                    <w:szCs w:val="21"/>
                  </w:rPr>
                </w:rPrChange>
              </w:rPr>
            </w:pPr>
            <w:ins w:id="511" w:author="li liangbin" w:date="2020-02-21T19:54:00Z">
              <w:r>
                <w:rPr>
                  <w:rFonts w:ascii="宋体" w:hAnsi="宋体"/>
                  <w:b/>
                  <w:szCs w:val="21"/>
                </w:rPr>
                <w:t>-3.34%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7AFC6959" w14:textId="5F22411D" w:rsidR="00C14664" w:rsidRPr="00796AF1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12" w:author="li liangbin" w:date="2020-02-21T19:39:00Z"/>
                <w:rFonts w:ascii="宋体" w:hAnsi="宋体"/>
                <w:szCs w:val="21"/>
                <w:rPrChange w:id="513" w:author="li liangbin" w:date="2020-02-21T19:54:00Z">
                  <w:rPr>
                    <w:ins w:id="514" w:author="li liangbin" w:date="2020-02-21T19:39:00Z"/>
                    <w:rFonts w:ascii="宋体" w:hAnsi="宋体"/>
                    <w:szCs w:val="21"/>
                  </w:rPr>
                </w:rPrChange>
              </w:rPr>
            </w:pPr>
            <w:ins w:id="515" w:author="li liangbin" w:date="2020-02-21T19:54:00Z">
              <w:r>
                <w:rPr>
                  <w:rFonts w:ascii="宋体" w:hAnsi="宋体"/>
                  <w:b/>
                  <w:szCs w:val="21"/>
                </w:rPr>
                <w:t>20.28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06276E4" w14:textId="7A733893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16" w:author="li liangbin" w:date="2020-02-21T19:39:00Z"/>
                <w:rFonts w:ascii="宋体" w:hAnsi="宋体"/>
                <w:szCs w:val="21"/>
              </w:rPr>
            </w:pPr>
            <w:ins w:id="517" w:author="li liangbin" w:date="2020-02-21T19:54:00Z">
              <w:r>
                <w:rPr>
                  <w:rFonts w:ascii="宋体" w:hAnsi="宋体"/>
                  <w:b/>
                  <w:szCs w:val="21"/>
                </w:rPr>
                <w:t>14.10%</w:t>
              </w:r>
            </w:ins>
          </w:p>
        </w:tc>
        <w:tc>
          <w:tcPr>
            <w:tcW w:w="1702" w:type="dxa"/>
            <w:shd w:val="clear" w:color="auto" w:fill="auto"/>
            <w:vAlign w:val="center"/>
          </w:tcPr>
          <w:p w14:paraId="1C77D089" w14:textId="78CFDE40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18" w:author="li liangbin" w:date="2020-02-21T19:39:00Z"/>
                <w:rFonts w:ascii="宋体" w:hAnsi="宋体"/>
                <w:szCs w:val="21"/>
              </w:rPr>
            </w:pPr>
            <w:ins w:id="519" w:author="li liangbin" w:date="2020-02-21T19:55:00Z">
              <w:r>
                <w:rPr>
                  <w:rFonts w:ascii="宋体" w:hAnsi="宋体"/>
                  <w:b/>
                  <w:szCs w:val="21"/>
                </w:rPr>
                <w:t>23.14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3B87EB17" w14:textId="67BEF252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20" w:author="li liangbin" w:date="2020-02-21T19:39:00Z"/>
                <w:rFonts w:ascii="宋体" w:hAnsi="宋体"/>
                <w:szCs w:val="21"/>
              </w:rPr>
            </w:pPr>
            <w:ins w:id="521" w:author="li liangbin" w:date="2020-02-21T19:54:00Z">
              <w:r>
                <w:rPr>
                  <w:rFonts w:ascii="宋体" w:hAnsi="宋体"/>
                  <w:b/>
                  <w:szCs w:val="21"/>
                </w:rPr>
                <w:t>-17.55%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6852AA98" w14:textId="1B27F73E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22" w:author="li liangbin" w:date="2020-02-21T19:39:00Z"/>
                <w:rFonts w:ascii="宋体" w:hAnsi="宋体"/>
                <w:szCs w:val="21"/>
              </w:rPr>
            </w:pPr>
            <w:ins w:id="523" w:author="li liangbin" w:date="2020-02-21T19:55:00Z">
              <w:r>
                <w:rPr>
                  <w:rFonts w:ascii="宋体" w:hAnsi="宋体"/>
                  <w:b/>
                  <w:szCs w:val="21"/>
                </w:rPr>
                <w:t>19.08</w:t>
              </w:r>
            </w:ins>
          </w:p>
        </w:tc>
        <w:tc>
          <w:tcPr>
            <w:tcW w:w="346" w:type="dxa"/>
            <w:shd w:val="clear" w:color="auto" w:fill="auto"/>
            <w:vAlign w:val="center"/>
          </w:tcPr>
          <w:p w14:paraId="46676FDF" w14:textId="1C4DAE8D" w:rsidR="00C14664" w:rsidRPr="007A3AA0" w:rsidRDefault="00796AF1" w:rsidP="0091733E">
            <w:pPr>
              <w:snapToGrid w:val="0"/>
              <w:spacing w:beforeLines="50" w:before="156" w:line="360" w:lineRule="auto"/>
              <w:jc w:val="center"/>
              <w:rPr>
                <w:ins w:id="524" w:author="li liangbin" w:date="2020-02-21T19:39:00Z"/>
                <w:rFonts w:ascii="宋体" w:hAnsi="宋体"/>
                <w:szCs w:val="21"/>
              </w:rPr>
            </w:pPr>
            <w:ins w:id="525" w:author="li liangbin" w:date="2020-02-21T19:53:00Z">
              <w:r>
                <w:rPr>
                  <w:rFonts w:ascii="宋体" w:hAnsi="宋体"/>
                  <w:b/>
                  <w:szCs w:val="21"/>
                </w:rPr>
                <w:t>20.87</w:t>
              </w:r>
            </w:ins>
          </w:p>
        </w:tc>
      </w:tr>
    </w:tbl>
    <w:p w14:paraId="77525EE4" w14:textId="77777777" w:rsidR="00C14664" w:rsidRDefault="00C14664" w:rsidP="00C14664">
      <w:pPr>
        <w:snapToGrid w:val="0"/>
        <w:spacing w:beforeLines="50" w:before="156" w:line="360" w:lineRule="auto"/>
        <w:jc w:val="left"/>
        <w:rPr>
          <w:ins w:id="530" w:author="li liangbin" w:date="2020-02-21T19:39:00Z"/>
          <w:rFonts w:ascii="宋体" w:hAnsi="宋体"/>
          <w:b/>
          <w:szCs w:val="21"/>
        </w:rPr>
      </w:pPr>
    </w:p>
    <w:p w14:paraId="22C2CE21" w14:textId="439E11AE" w:rsidR="00C14664" w:rsidRDefault="00C14664" w:rsidP="00DB1CA6">
      <w:pPr>
        <w:snapToGrid w:val="0"/>
        <w:spacing w:beforeLines="50" w:before="156" w:line="360" w:lineRule="auto"/>
        <w:jc w:val="left"/>
        <w:rPr>
          <w:ins w:id="531" w:author="li liangbin" w:date="2020-02-21T19:39:00Z"/>
          <w:rFonts w:ascii="宋体" w:hAnsi="宋体" w:hint="eastAsia"/>
          <w:b/>
          <w:szCs w:val="21"/>
        </w:rPr>
      </w:pPr>
    </w:p>
    <w:p w14:paraId="157A1DE7" w14:textId="1A21715F" w:rsidR="00DB1CA6" w:rsidDel="006A791B" w:rsidRDefault="00DB1CA6" w:rsidP="00DB1CA6">
      <w:pPr>
        <w:snapToGrid w:val="0"/>
        <w:spacing w:beforeLines="50" w:before="156" w:line="360" w:lineRule="auto"/>
        <w:jc w:val="left"/>
        <w:rPr>
          <w:del w:id="532" w:author="li liangbin" w:date="2020-02-21T18:29:00Z"/>
          <w:rFonts w:ascii="宋体" w:hAnsi="宋体"/>
          <w:b/>
          <w:szCs w:val="21"/>
        </w:rPr>
      </w:pPr>
    </w:p>
    <w:p w14:paraId="466A5FB8" w14:textId="10FB4E44" w:rsidR="00636BEE" w:rsidDel="00636BEE" w:rsidRDefault="00BB2B93" w:rsidP="00BB2B93">
      <w:pPr>
        <w:snapToGrid w:val="0"/>
        <w:spacing w:beforeLines="50" w:before="156" w:line="360" w:lineRule="auto"/>
        <w:jc w:val="left"/>
        <w:rPr>
          <w:del w:id="533" w:author="li liangbin" w:date="2020-02-21T18:00:00Z"/>
          <w:rFonts w:ascii="宋体" w:hAnsi="宋体" w:hint="eastAsia"/>
          <w:b/>
          <w:szCs w:val="21"/>
        </w:rPr>
      </w:pPr>
      <w:del w:id="534" w:author="li liangbin" w:date="2020-02-21T18:29:00Z">
        <w:r w:rsidRPr="00DB1CA6" w:rsidDel="006A791B">
          <w:rPr>
            <w:rFonts w:ascii="宋体" w:hAnsi="宋体" w:hint="eastAsia"/>
            <w:b/>
            <w:szCs w:val="21"/>
          </w:rPr>
          <w:delText>【</w:delText>
        </w:r>
        <w:r w:rsidDel="006A791B">
          <w:rPr>
            <w:rFonts w:ascii="宋体" w:hAnsi="宋体" w:hint="eastAsia"/>
            <w:b/>
            <w:szCs w:val="21"/>
          </w:rPr>
          <w:delText>8</w:delText>
        </w:r>
      </w:del>
      <w:ins w:id="535" w:author="个人用户" w:date="2020-02-12T11:26:00Z">
        <w:del w:id="536" w:author="li liangbin" w:date="2020-02-21T18:29:00Z">
          <w:r w:rsidR="009132E2" w:rsidRPr="00DB1CA6" w:rsidDel="006A791B">
            <w:rPr>
              <w:rFonts w:ascii="宋体" w:hAnsi="宋体" w:hint="eastAsia"/>
              <w:b/>
              <w:szCs w:val="21"/>
            </w:rPr>
            <w:delText>【</w:delText>
          </w:r>
          <w:r w:rsidR="009132E2" w:rsidDel="006A791B">
            <w:rPr>
              <w:rFonts w:ascii="宋体" w:hAnsi="宋体" w:hint="eastAsia"/>
              <w:b/>
              <w:szCs w:val="21"/>
            </w:rPr>
            <w:delText>9</w:delText>
          </w:r>
        </w:del>
      </w:ins>
      <w:del w:id="537" w:author="li liangbin" w:date="2020-02-21T18:29:00Z">
        <w:r w:rsidRPr="00DB1CA6" w:rsidDel="006A791B">
          <w:rPr>
            <w:rFonts w:ascii="宋体" w:hAnsi="宋体" w:hint="eastAsia"/>
            <w:b/>
            <w:szCs w:val="21"/>
          </w:rPr>
          <w:delText>】</w:delText>
        </w:r>
        <w:commentRangeStart w:id="538"/>
        <w:r w:rsidDel="006A791B">
          <w:rPr>
            <w:rFonts w:ascii="宋体" w:hAnsi="宋体" w:hint="eastAsia"/>
            <w:b/>
            <w:szCs w:val="21"/>
          </w:rPr>
          <w:delText>曲线</w:delText>
        </w:r>
        <w:r w:rsidR="007F7DF6" w:rsidDel="006A791B">
          <w:rPr>
            <w:rFonts w:ascii="宋体" w:hAnsi="宋体" w:hint="eastAsia"/>
            <w:b/>
            <w:szCs w:val="21"/>
          </w:rPr>
          <w:delText>内部</w:delText>
        </w:r>
        <w:r w:rsidDel="006A791B">
          <w:rPr>
            <w:rFonts w:ascii="宋体" w:hAnsi="宋体" w:hint="eastAsia"/>
            <w:b/>
            <w:szCs w:val="21"/>
          </w:rPr>
          <w:delText>各部分面积和高度</w:delText>
        </w:r>
        <w:r w:rsidR="002358E1" w:rsidDel="006A791B">
          <w:rPr>
            <w:rFonts w:ascii="宋体" w:hAnsi="宋体" w:hint="eastAsia"/>
            <w:b/>
            <w:szCs w:val="21"/>
          </w:rPr>
          <w:delText>对比</w:delText>
        </w:r>
        <w:r w:rsidDel="006A791B">
          <w:rPr>
            <w:rFonts w:ascii="宋体" w:hAnsi="宋体" w:hint="eastAsia"/>
            <w:b/>
            <w:szCs w:val="21"/>
          </w:rPr>
          <w:delText>分析</w:delText>
        </w:r>
        <w:commentRangeEnd w:id="538"/>
        <w:r w:rsidR="00E36DAA" w:rsidDel="006A791B">
          <w:rPr>
            <w:rStyle w:val="a8"/>
          </w:rPr>
          <w:commentReference w:id="538"/>
        </w:r>
      </w:del>
    </w:p>
    <w:p w14:paraId="7461436A" w14:textId="799035E6" w:rsidR="00636BEE" w:rsidDel="006A791B" w:rsidRDefault="001F7DA2" w:rsidP="00BB2B93">
      <w:pPr>
        <w:snapToGrid w:val="0"/>
        <w:spacing w:beforeLines="50" w:before="156" w:line="360" w:lineRule="auto"/>
        <w:jc w:val="left"/>
        <w:rPr>
          <w:del w:id="539" w:author="li liangbin" w:date="2020-02-21T18:29:00Z"/>
          <w:rFonts w:ascii="宋体" w:hAnsi="宋体"/>
          <w:b/>
          <w:szCs w:val="21"/>
        </w:rPr>
      </w:pPr>
      <w:del w:id="540" w:author="li liangbin" w:date="2020-02-21T18:01:00Z">
        <w:r w:rsidDel="00636BEE">
          <w:rPr>
            <w:rFonts w:ascii="宋体" w:hAnsi="宋体"/>
            <w:b/>
            <w:szCs w:val="21"/>
          </w:rPr>
          <w:pict w14:anchorId="56702566">
            <v:shape id="_x0000_i1168" type="#_x0000_t75" style="width:235.45pt;height:142.65pt">
              <v:imagedata r:id="rId19" o:title="wen1#A"/>
              <o:lock v:ext="edit" aspectratio="f"/>
            </v:shape>
          </w:pict>
        </w:r>
      </w:del>
      <w:del w:id="541" w:author="li liangbin" w:date="2020-02-21T18:29:00Z">
        <w:r w:rsidR="00F45493" w:rsidDel="006A791B">
          <w:rPr>
            <w:rFonts w:ascii="宋体" w:hAnsi="宋体" w:hint="eastAsia"/>
            <w:b/>
            <w:szCs w:val="21"/>
          </w:rPr>
          <w:delText xml:space="preserve">  </w:delText>
        </w:r>
      </w:del>
      <w:del w:id="542" w:author="li liangbin" w:date="2020-02-21T18:09:00Z">
        <w:r w:rsidDel="00636BEE">
          <w:rPr>
            <w:rFonts w:ascii="宋体" w:hAnsi="宋体"/>
            <w:b/>
            <w:szCs w:val="21"/>
          </w:rPr>
          <w:pict w14:anchorId="27579FA9">
            <v:shape id="_x0000_i1169" type="#_x0000_t75" style="width:235.45pt;height:142.65pt">
              <v:imagedata r:id="rId20" o:title="wen1#H"/>
              <o:lock v:ext="edit" aspectratio="f"/>
            </v:shape>
          </w:pict>
        </w:r>
      </w:del>
    </w:p>
    <w:p w14:paraId="196A6654" w14:textId="1338651C" w:rsidR="007978F3" w:rsidDel="006A791B" w:rsidRDefault="007978F3" w:rsidP="00583B6B">
      <w:pPr>
        <w:snapToGrid w:val="0"/>
        <w:spacing w:beforeLines="50" w:before="156" w:line="360" w:lineRule="auto"/>
        <w:jc w:val="left"/>
        <w:rPr>
          <w:del w:id="543" w:author="li liangbin" w:date="2020-02-21T18:29:00Z"/>
          <w:rFonts w:ascii="宋体" w:hAnsi="宋体"/>
          <w:b/>
          <w:szCs w:val="21"/>
        </w:rPr>
      </w:pPr>
      <w:del w:id="544" w:author="li liangbin" w:date="2020-02-21T18:29:00Z">
        <w:r w:rsidDel="006A791B">
          <w:rPr>
            <w:rFonts w:ascii="宋体" w:hAnsi="宋体" w:hint="eastAsia"/>
            <w:b/>
            <w:szCs w:val="21"/>
          </w:rPr>
          <w:delText xml:space="preserve">                        </w:delText>
        </w:r>
        <w:r w:rsidR="00583B6B" w:rsidDel="006A791B">
          <w:rPr>
            <w:rFonts w:ascii="宋体" w:hAnsi="宋体" w:hint="eastAsia"/>
            <w:b/>
            <w:szCs w:val="21"/>
          </w:rPr>
          <w:delText xml:space="preserve"> </w:delText>
        </w:r>
        <w:r w:rsidR="003A7BC7" w:rsidDel="006A791B">
          <w:rPr>
            <w:rFonts w:ascii="宋体" w:hAnsi="宋体" w:hint="eastAsia"/>
            <w:b/>
            <w:szCs w:val="21"/>
          </w:rPr>
          <w:delText xml:space="preserve">      </w:delText>
        </w:r>
        <w:r w:rsidR="00EA4543" w:rsidDel="006A791B">
          <w:rPr>
            <w:rFonts w:ascii="宋体" w:hAnsi="宋体" w:hint="eastAsia"/>
            <w:b/>
            <w:szCs w:val="21"/>
          </w:rPr>
          <w:delText xml:space="preserve">        </w:delText>
        </w:r>
        <w:r w:rsidR="003A7BC7" w:rsidDel="006A791B">
          <w:rPr>
            <w:rFonts w:ascii="宋体" w:hAnsi="宋体" w:hint="eastAsia"/>
            <w:b/>
            <w:szCs w:val="21"/>
          </w:rPr>
          <w:delText xml:space="preserve">  </w:delText>
        </w:r>
        <w:r w:rsidRPr="007978F3" w:rsidDel="006A791B">
          <w:rPr>
            <w:rFonts w:ascii="宋体" w:hAnsi="宋体" w:hint="eastAsia"/>
            <w:b/>
            <w:szCs w:val="21"/>
          </w:rPr>
          <w:delText xml:space="preserve"> </w:delText>
        </w:r>
      </w:del>
    </w:p>
    <w:p w14:paraId="4FBAF866" w14:textId="24869C63" w:rsidR="00636BEE" w:rsidRPr="00BB2B93" w:rsidRDefault="0092353D" w:rsidP="00BB2B93">
      <w:pPr>
        <w:snapToGrid w:val="0"/>
        <w:spacing w:beforeLines="50" w:before="156" w:line="360" w:lineRule="auto"/>
        <w:jc w:val="center"/>
        <w:rPr>
          <w:rFonts w:ascii="宋体" w:hAnsi="宋体" w:hint="eastAsia"/>
          <w:b/>
          <w:szCs w:val="21"/>
        </w:rPr>
      </w:pPr>
      <w:del w:id="545" w:author="li liangbin" w:date="2020-02-21T18:01:00Z">
        <w:r w:rsidDel="00636BEE">
          <w:rPr>
            <w:rFonts w:ascii="宋体" w:hAnsi="宋体" w:hint="eastAsia"/>
            <w:b/>
            <w:szCs w:val="21"/>
          </w:rPr>
          <w:delText>1</w:delText>
        </w:r>
      </w:del>
      <w:del w:id="546" w:author="li liangbin" w:date="2020-02-21T18:29:00Z">
        <w:r w:rsidDel="006A791B">
          <w:rPr>
            <w:rFonts w:ascii="宋体" w:hAnsi="宋体" w:hint="eastAsia"/>
            <w:b/>
            <w:szCs w:val="21"/>
          </w:rPr>
          <w:delText>#曲线4</w:delText>
        </w:r>
        <w:r w:rsidR="00A3568C" w:rsidDel="006A791B">
          <w:rPr>
            <w:rFonts w:ascii="宋体" w:hAnsi="宋体" w:hint="eastAsia"/>
            <w:b/>
            <w:szCs w:val="21"/>
          </w:rPr>
          <w:delText>个</w:delText>
        </w:r>
        <w:r w:rsidDel="006A791B">
          <w:rPr>
            <w:rFonts w:ascii="宋体" w:hAnsi="宋体" w:hint="eastAsia"/>
            <w:b/>
            <w:szCs w:val="21"/>
          </w:rPr>
          <w:delText>区域面积分布图</w:delText>
        </w:r>
        <w:r w:rsidR="007978F3" w:rsidDel="006A791B">
          <w:rPr>
            <w:rFonts w:ascii="宋体" w:hAnsi="宋体" w:hint="eastAsia"/>
            <w:b/>
            <w:szCs w:val="21"/>
          </w:rPr>
          <w:delText xml:space="preserve">    </w:delText>
        </w:r>
        <w:r w:rsidR="000604A2" w:rsidDel="006A791B">
          <w:rPr>
            <w:rFonts w:ascii="宋体" w:hAnsi="宋体" w:hint="eastAsia"/>
            <w:b/>
            <w:szCs w:val="21"/>
          </w:rPr>
          <w:delText xml:space="preserve">  </w:delText>
        </w:r>
        <w:r w:rsidR="007978F3" w:rsidDel="006A791B">
          <w:rPr>
            <w:rFonts w:ascii="宋体" w:hAnsi="宋体" w:hint="eastAsia"/>
            <w:b/>
            <w:szCs w:val="21"/>
          </w:rPr>
          <w:delText xml:space="preserve">     </w:delText>
        </w:r>
      </w:del>
      <w:del w:id="547" w:author="li liangbin" w:date="2020-02-21T18:01:00Z">
        <w:r w:rsidDel="00636BEE">
          <w:rPr>
            <w:rFonts w:ascii="宋体" w:hAnsi="宋体" w:hint="eastAsia"/>
            <w:b/>
            <w:szCs w:val="21"/>
          </w:rPr>
          <w:delText>1</w:delText>
        </w:r>
      </w:del>
      <w:del w:id="548" w:author="li liangbin" w:date="2020-02-21T18:29:00Z">
        <w:r w:rsidDel="006A791B">
          <w:rPr>
            <w:rFonts w:ascii="宋体" w:hAnsi="宋体" w:hint="eastAsia"/>
            <w:b/>
            <w:szCs w:val="21"/>
          </w:rPr>
          <w:delText>#曲线4</w:delText>
        </w:r>
        <w:r w:rsidR="00A3568C" w:rsidDel="006A791B">
          <w:rPr>
            <w:rFonts w:ascii="宋体" w:hAnsi="宋体" w:hint="eastAsia"/>
            <w:b/>
            <w:szCs w:val="21"/>
          </w:rPr>
          <w:delText>个</w:delText>
        </w:r>
        <w:r w:rsidDel="006A791B">
          <w:rPr>
            <w:rFonts w:ascii="宋体" w:hAnsi="宋体" w:hint="eastAsia"/>
            <w:b/>
            <w:szCs w:val="21"/>
          </w:rPr>
          <w:delText>区域高度分布图</w:delText>
        </w:r>
      </w:del>
    </w:p>
    <w:p w14:paraId="7094355C" w14:textId="77777777" w:rsidR="008301F8" w:rsidRDefault="008301F8" w:rsidP="008301F8">
      <w:pPr>
        <w:snapToGrid w:val="0"/>
        <w:spacing w:beforeLines="50" w:before="156" w:line="360" w:lineRule="auto"/>
        <w:jc w:val="left"/>
        <w:rPr>
          <w:ins w:id="549" w:author="li liangbin" w:date="2020-02-21T18:34:00Z"/>
          <w:rFonts w:ascii="宋体" w:hAnsi="宋体"/>
          <w:b/>
          <w:szCs w:val="21"/>
        </w:rPr>
      </w:pPr>
      <w:ins w:id="550" w:author="li liangbin" w:date="2020-02-21T18:34:00Z">
        <w:r w:rsidRPr="00DB1CA6">
          <w:rPr>
            <w:rFonts w:ascii="宋体" w:hAnsi="宋体" w:hint="eastAsia"/>
            <w:b/>
            <w:szCs w:val="21"/>
          </w:rPr>
          <w:t>【</w:t>
        </w:r>
        <w:r>
          <w:rPr>
            <w:rFonts w:ascii="宋体" w:hAnsi="宋体" w:hint="eastAsia"/>
            <w:b/>
            <w:szCs w:val="21"/>
          </w:rPr>
          <w:t>9</w:t>
        </w:r>
        <w:r w:rsidRPr="00DB1CA6">
          <w:rPr>
            <w:rFonts w:ascii="宋体" w:hAnsi="宋体" w:hint="eastAsia"/>
            <w:b/>
            <w:szCs w:val="21"/>
          </w:rPr>
          <w:t>】</w:t>
        </w:r>
        <w:commentRangeStart w:id="551"/>
        <w:r>
          <w:rPr>
            <w:rFonts w:ascii="宋体" w:hAnsi="宋体" w:hint="eastAsia"/>
            <w:b/>
            <w:szCs w:val="21"/>
          </w:rPr>
          <w:t>曲线内部各部分面积和高度对比分析</w:t>
        </w:r>
        <w:commentRangeEnd w:id="551"/>
        <w:r>
          <w:rPr>
            <w:rStyle w:val="a8"/>
          </w:rPr>
          <w:commentReference w:id="551"/>
        </w:r>
      </w:ins>
    </w:p>
    <w:p w14:paraId="00CFF9D8" w14:textId="77777777" w:rsidR="008301F8" w:rsidRDefault="008301F8" w:rsidP="008301F8">
      <w:pPr>
        <w:snapToGrid w:val="0"/>
        <w:spacing w:beforeLines="50" w:before="156" w:line="360" w:lineRule="auto"/>
        <w:jc w:val="left"/>
        <w:rPr>
          <w:ins w:id="552" w:author="li liangbin" w:date="2020-02-21T18:34:00Z"/>
          <w:rFonts w:ascii="宋体" w:hAnsi="宋体"/>
          <w:b/>
          <w:szCs w:val="21"/>
        </w:rPr>
      </w:pPr>
    </w:p>
    <w:p w14:paraId="54186E84" w14:textId="46DEF7D2" w:rsidR="00BB2B93" w:rsidDel="003D6719" w:rsidRDefault="00BB2B93" w:rsidP="00DB1CA6">
      <w:pPr>
        <w:snapToGrid w:val="0"/>
        <w:spacing w:beforeLines="50" w:before="156" w:line="360" w:lineRule="auto"/>
        <w:jc w:val="left"/>
        <w:rPr>
          <w:del w:id="553" w:author="li liangbin" w:date="2020-02-21T18:01:00Z"/>
          <w:rFonts w:ascii="宋体" w:hAnsi="宋体"/>
          <w:b/>
          <w:szCs w:val="21"/>
        </w:rPr>
      </w:pPr>
    </w:p>
    <w:p w14:paraId="1FE77C0A" w14:textId="421F11A9" w:rsidR="003D6719" w:rsidRDefault="003D6719" w:rsidP="00380736">
      <w:pPr>
        <w:snapToGrid w:val="0"/>
        <w:spacing w:line="360" w:lineRule="auto"/>
        <w:ind w:firstLineChars="50" w:firstLine="105"/>
        <w:jc w:val="center"/>
        <w:rPr>
          <w:ins w:id="554" w:author="li liangbin" w:date="2020-02-21T19:11:00Z"/>
          <w:rFonts w:ascii="宋体" w:hAnsi="宋体"/>
          <w:b/>
          <w:szCs w:val="21"/>
        </w:rPr>
      </w:pPr>
    </w:p>
    <w:p w14:paraId="668B76A6" w14:textId="5000AD2B" w:rsidR="003D6719" w:rsidRDefault="003D6719" w:rsidP="003D6719">
      <w:pPr>
        <w:widowControl/>
        <w:jc w:val="left"/>
        <w:rPr>
          <w:ins w:id="561" w:author="li liangbin" w:date="2020-02-21T19:23:00Z"/>
          <w:rFonts w:ascii="DejaVu Sans Mono" w:eastAsia="微软雅黑" w:hAnsi="DejaVu Sans Mono" w:cs="DejaVu Sans Mono"/>
          <w:color w:val="333333"/>
          <w:kern w:val="0"/>
          <w:szCs w:val="21"/>
        </w:rPr>
        <w:pPrChange w:id="562" w:author="li liangbin" w:date="2020-02-21T19:12:00Z">
          <w:pPr>
            <w:widowControl/>
            <w:numPr>
              <w:numId w:val="4"/>
            </w:numPr>
            <w:tabs>
              <w:tab w:val="num" w:pos="720"/>
            </w:tabs>
            <w:ind w:left="720" w:hanging="360"/>
            <w:jc w:val="left"/>
          </w:pPr>
        </w:pPrChange>
      </w:pPr>
      <w:ins w:id="563" w:author="li liangbin" w:date="2020-02-21T19:11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    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曲线各部分面积对比#0.png"/>
                      <pic:cNvPicPr/>
                    </pic:nvPicPr>
                    <pic:blipFill>
                      <a:blip r:embed="rId5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66" w:author="li liangbin" w:date="2020-02-21T19:14:00Z">
        <w:r w:rsidR="00026471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各部分高度对比#0.png"/>
                      <pic:cNvPicPr/>
                    </pic:nvPicPr>
                    <pic:blipFill>
                      <a:blip r:embed="rId5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71" w:author="li liangbin" w:date="2020-02-21T19:11:00Z">
        <w:r w:rsidRPr="003D6719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.</w:t>
        </w:r>
      </w:ins>
    </w:p>
    <w:p w14:paraId="45003013" w14:textId="035F4ED0" w:rsidR="00E25C67" w:rsidRPr="003D6719" w:rsidRDefault="00110871" w:rsidP="00926049">
      <w:pPr>
        <w:widowControl/>
        <w:jc w:val="center"/>
        <w:rPr>
          <w:ins w:id="572" w:author="li liangbin" w:date="2020-02-21T19:11:00Z"/>
          <w:rFonts w:ascii="DejaVu Sans Mono" w:eastAsia="微软雅黑" w:hAnsi="DejaVu Sans Mono" w:cs="DejaVu Sans Mono" w:hint="eastAsia"/>
          <w:color w:val="333333"/>
          <w:kern w:val="0"/>
          <w:szCs w:val="21"/>
        </w:rPr>
        <w:pPrChange w:id="573" w:author="li liangbin" w:date="2020-02-21T19:33:00Z">
          <w:pPr>
            <w:widowControl/>
            <w:numPr>
              <w:numId w:val="4"/>
            </w:numPr>
            <w:tabs>
              <w:tab w:val="num" w:pos="720"/>
            </w:tabs>
            <w:ind w:left="720" w:hanging="360"/>
            <w:jc w:val="left"/>
          </w:pPr>
        </w:pPrChange>
      </w:pPr>
      <w:ins w:id="574" w:author="li liangbin" w:date="2020-02-21T19:29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1</w:t>
        </w:r>
        <w:r>
          <w:rPr>
            <w:rFonts w:ascii="宋体" w:hAnsi="宋体" w:hint="eastAsia"/>
            <w:b/>
            <w:szCs w:val="21"/>
          </w:rPr>
          <w:t>#曲线4个区域面积分布图</w:t>
        </w:r>
        <w:r>
          <w:rPr>
            <w:rFonts w:ascii="宋体" w:hAnsi="宋体" w:hint="eastAsia"/>
            <w:b/>
            <w:szCs w:val="21"/>
          </w:rPr>
          <w:t xml:space="preserve"> </w:t>
        </w:r>
        <w:r>
          <w:rPr>
            <w:rFonts w:ascii="宋体" w:hAnsi="宋体"/>
            <w:b/>
            <w:szCs w:val="21"/>
          </w:rPr>
          <w:t xml:space="preserve">      </w:t>
        </w:r>
      </w:ins>
      <w:ins w:id="575" w:author="li liangbin" w:date="2020-02-21T19:34:00Z">
        <w:r w:rsidR="00926049">
          <w:rPr>
            <w:rFonts w:ascii="宋体" w:hAnsi="宋体"/>
            <w:b/>
            <w:szCs w:val="21"/>
          </w:rPr>
          <w:t xml:space="preserve">      </w:t>
        </w:r>
      </w:ins>
      <w:ins w:id="576" w:author="li liangbin" w:date="2020-02-21T19:35:00Z">
        <w:r w:rsidR="00926049">
          <w:rPr>
            <w:rFonts w:ascii="宋体" w:hAnsi="宋体"/>
            <w:b/>
            <w:szCs w:val="21"/>
          </w:rPr>
          <w:t xml:space="preserve">        </w:t>
        </w:r>
      </w:ins>
      <w:ins w:id="577" w:author="li liangbin" w:date="2020-02-21T19:29:00Z">
        <w:r>
          <w:rPr>
            <w:rFonts w:ascii="宋体" w:hAnsi="宋体" w:hint="eastAsia"/>
            <w:b/>
            <w:szCs w:val="21"/>
          </w:rPr>
          <w:t>1</w:t>
        </w:r>
        <w:r>
          <w:rPr>
            <w:rFonts w:ascii="宋体" w:hAnsi="宋体" w:hint="eastAsia"/>
            <w:b/>
            <w:szCs w:val="21"/>
          </w:rPr>
          <w:t>#曲线4个区域高度分布图</w:t>
        </w:r>
      </w:ins>
    </w:p>
    <w:p w14:paraId="668B76A6" w14:textId="5000AD2B" w:rsidR="003D6719" w:rsidRDefault="003D6719" w:rsidP="003D6719">
      <w:pPr>
        <w:widowControl/>
        <w:jc w:val="left"/>
        <w:rPr>
          <w:ins w:id="561" w:author="li liangbin" w:date="2020-02-21T19:23:00Z"/>
          <w:rFonts w:ascii="DejaVu Sans Mono" w:eastAsia="微软雅黑" w:hAnsi="DejaVu Sans Mono" w:cs="DejaVu Sans Mono"/>
          <w:color w:val="333333"/>
          <w:kern w:val="0"/>
          <w:szCs w:val="21"/>
        </w:rPr>
        <w:pPrChange w:id="562" w:author="li liangbin" w:date="2020-02-21T19:12:00Z">
          <w:pPr>
            <w:widowControl/>
            <w:numPr>
              <w:numId w:val="4"/>
            </w:numPr>
            <w:tabs>
              <w:tab w:val="num" w:pos="720"/>
            </w:tabs>
            <w:ind w:left="720" w:hanging="360"/>
            <w:jc w:val="left"/>
          </w:pPr>
        </w:pPrChange>
      </w:pPr>
      <w:ins w:id="563" w:author="li liangbin" w:date="2020-02-21T19:11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    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曲线各部分面积对比#1.png"/>
                      <pic:cNvPicPr/>
                    </pic:nvPicPr>
                    <pic:blipFill>
                      <a:blip r:embed="rId6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66" w:author="li liangbin" w:date="2020-02-21T19:14:00Z">
        <w:r w:rsidR="00026471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各部分高度对比#1.png"/>
                      <pic:cNvPicPr/>
                    </pic:nvPicPr>
                    <pic:blipFill>
                      <a:blip r:embed="rId6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71" w:author="li liangbin" w:date="2020-02-21T19:11:00Z">
        <w:r w:rsidRPr="003D6719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.</w:t>
        </w:r>
      </w:ins>
    </w:p>
    <w:p w14:paraId="45003013" w14:textId="035F4ED0" w:rsidR="00E25C67" w:rsidRPr="003D6719" w:rsidRDefault="00110871" w:rsidP="00926049">
      <w:pPr>
        <w:widowControl/>
        <w:jc w:val="center"/>
        <w:rPr>
          <w:ins w:id="572" w:author="li liangbin" w:date="2020-02-21T19:11:00Z"/>
          <w:rFonts w:ascii="DejaVu Sans Mono" w:eastAsia="微软雅黑" w:hAnsi="DejaVu Sans Mono" w:cs="DejaVu Sans Mono" w:hint="eastAsia"/>
          <w:color w:val="333333"/>
          <w:kern w:val="0"/>
          <w:szCs w:val="21"/>
        </w:rPr>
        <w:pPrChange w:id="573" w:author="li liangbin" w:date="2020-02-21T19:33:00Z">
          <w:pPr>
            <w:widowControl/>
            <w:numPr>
              <w:numId w:val="4"/>
            </w:numPr>
            <w:tabs>
              <w:tab w:val="num" w:pos="720"/>
            </w:tabs>
            <w:ind w:left="720" w:hanging="360"/>
            <w:jc w:val="left"/>
          </w:pPr>
        </w:pPrChange>
      </w:pPr>
      <w:ins w:id="574" w:author="li liangbin" w:date="2020-02-21T19:29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2</w:t>
        </w:r>
        <w:r>
          <w:rPr>
            <w:rFonts w:ascii="宋体" w:hAnsi="宋体" w:hint="eastAsia"/>
            <w:b/>
            <w:szCs w:val="21"/>
          </w:rPr>
          <w:t>#曲线4个区域面积分布图</w:t>
        </w:r>
        <w:r>
          <w:rPr>
            <w:rFonts w:ascii="宋体" w:hAnsi="宋体" w:hint="eastAsia"/>
            <w:b/>
            <w:szCs w:val="21"/>
          </w:rPr>
          <w:t xml:space="preserve"> </w:t>
        </w:r>
        <w:r>
          <w:rPr>
            <w:rFonts w:ascii="宋体" w:hAnsi="宋体"/>
            <w:b/>
            <w:szCs w:val="21"/>
          </w:rPr>
          <w:t xml:space="preserve">      </w:t>
        </w:r>
      </w:ins>
      <w:ins w:id="575" w:author="li liangbin" w:date="2020-02-21T19:34:00Z">
        <w:r w:rsidR="00926049">
          <w:rPr>
            <w:rFonts w:ascii="宋体" w:hAnsi="宋体"/>
            <w:b/>
            <w:szCs w:val="21"/>
          </w:rPr>
          <w:t xml:space="preserve">      </w:t>
        </w:r>
      </w:ins>
      <w:ins w:id="576" w:author="li liangbin" w:date="2020-02-21T19:35:00Z">
        <w:r w:rsidR="00926049">
          <w:rPr>
            <w:rFonts w:ascii="宋体" w:hAnsi="宋体"/>
            <w:b/>
            <w:szCs w:val="21"/>
          </w:rPr>
          <w:t xml:space="preserve">        </w:t>
        </w:r>
      </w:ins>
      <w:ins w:id="577" w:author="li liangbin" w:date="2020-02-21T19:29:00Z">
        <w:r>
          <w:rPr>
            <w:rFonts w:ascii="宋体" w:hAnsi="宋体" w:hint="eastAsia"/>
            <w:b/>
            <w:szCs w:val="21"/>
          </w:rPr>
          <w:t>2</w:t>
        </w:r>
        <w:r>
          <w:rPr>
            <w:rFonts w:ascii="宋体" w:hAnsi="宋体" w:hint="eastAsia"/>
            <w:b/>
            <w:szCs w:val="21"/>
          </w:rPr>
          <w:t>#曲线4个区域高度分布图</w:t>
        </w:r>
      </w:ins>
    </w:p>
    <w:p w14:paraId="668B76A6" w14:textId="5000AD2B" w:rsidR="003D6719" w:rsidRDefault="003D6719" w:rsidP="003D6719">
      <w:pPr>
        <w:widowControl/>
        <w:jc w:val="left"/>
        <w:rPr>
          <w:ins w:id="561" w:author="li liangbin" w:date="2020-02-21T19:23:00Z"/>
          <w:rFonts w:ascii="DejaVu Sans Mono" w:eastAsia="微软雅黑" w:hAnsi="DejaVu Sans Mono" w:cs="DejaVu Sans Mono"/>
          <w:color w:val="333333"/>
          <w:kern w:val="0"/>
          <w:szCs w:val="21"/>
        </w:rPr>
        <w:pPrChange w:id="562" w:author="li liangbin" w:date="2020-02-21T19:12:00Z">
          <w:pPr>
            <w:widowControl/>
            <w:numPr>
              <w:numId w:val="4"/>
            </w:numPr>
            <w:tabs>
              <w:tab w:val="num" w:pos="720"/>
            </w:tabs>
            <w:ind w:left="720" w:hanging="360"/>
            <w:jc w:val="left"/>
          </w:pPr>
        </w:pPrChange>
      </w:pPr>
      <w:ins w:id="563" w:author="li liangbin" w:date="2020-02-21T19:11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    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曲线各部分面积对比#2.png"/>
                      <pic:cNvPicPr/>
                    </pic:nvPicPr>
                    <pic:blipFill>
                      <a:blip r:embed="rId6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66" w:author="li liangbin" w:date="2020-02-21T19:14:00Z">
        <w:r w:rsidR="00026471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 xml:space="preserve"> </w:t>
        </w:r>
        <w:r>
          <w:drawing>
            <wp:inline xmlns:a="http://schemas.openxmlformats.org/drawingml/2006/main" xmlns:pic="http://schemas.openxmlformats.org/drawingml/2006/picture">
              <wp:extent cx="2520000" cy="1575000"/>
              <wp:docPr id="1" name="Picture 1"/>
              <wp:cNvGraphicFramePr>
                <a:graphicFrameLocks noChangeAspect="1"/>
              </wp:cNvGraphicFramePr>
              <a:graphic>
                <a:graphicData uri="http://schemas.openxmlformats.org/drawingml/2006/picture">
                  <pic:pic>
                    <pic:nvPicPr>
                      <pic:cNvPr id="0" name="各部分高度对比#2.png"/>
                      <pic:cNvPicPr/>
                    </pic:nvPicPr>
                    <pic:blipFill>
                      <a:blip r:embed="rId6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20000" cy="1575000"/>
                      </a:xfrm>
                      <a:prstGeom prst="rect"/>
                    </pic:spPr>
                  </pic:pic>
                </a:graphicData>
              </a:graphic>
            </wp:inline>
          </w:drawing>
        </w:r>
        <w:r>
          <w:t xml:space="preserve"/>
        </w:r>
      </w:ins>
      <w:ins w:id="571" w:author="li liangbin" w:date="2020-02-21T19:11:00Z">
        <w:r w:rsidRPr="003D6719"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.</w:t>
        </w:r>
      </w:ins>
    </w:p>
    <w:p w14:paraId="45003013" w14:textId="035F4ED0" w:rsidR="00E25C67" w:rsidRPr="003D6719" w:rsidRDefault="00110871" w:rsidP="00926049">
      <w:pPr>
        <w:widowControl/>
        <w:jc w:val="center"/>
        <w:rPr>
          <w:ins w:id="572" w:author="li liangbin" w:date="2020-02-21T19:11:00Z"/>
          <w:rFonts w:ascii="DejaVu Sans Mono" w:eastAsia="微软雅黑" w:hAnsi="DejaVu Sans Mono" w:cs="DejaVu Sans Mono" w:hint="eastAsia"/>
          <w:color w:val="333333"/>
          <w:kern w:val="0"/>
          <w:szCs w:val="21"/>
        </w:rPr>
        <w:pPrChange w:id="573" w:author="li liangbin" w:date="2020-02-21T19:33:00Z">
          <w:pPr>
            <w:widowControl/>
            <w:numPr>
              <w:numId w:val="4"/>
            </w:numPr>
            <w:tabs>
              <w:tab w:val="num" w:pos="720"/>
            </w:tabs>
            <w:ind w:left="720" w:hanging="360"/>
            <w:jc w:val="left"/>
          </w:pPr>
        </w:pPrChange>
      </w:pPr>
      <w:ins w:id="574" w:author="li liangbin" w:date="2020-02-21T19:29:00Z">
        <w:r>
          <w:rPr>
            <w:rFonts w:ascii="DejaVu Sans Mono" w:eastAsia="微软雅黑" w:hAnsi="DejaVu Sans Mono" w:cs="DejaVu Sans Mono"/>
            <w:color w:val="333333"/>
            <w:kern w:val="0"/>
            <w:szCs w:val="21"/>
          </w:rPr>
          <w:t>3</w:t>
        </w:r>
        <w:r>
          <w:rPr>
            <w:rFonts w:ascii="宋体" w:hAnsi="宋体" w:hint="eastAsia"/>
            <w:b/>
            <w:szCs w:val="21"/>
          </w:rPr>
          <w:t>#曲线4个区域面积分布图</w:t>
        </w:r>
        <w:r>
          <w:rPr>
            <w:rFonts w:ascii="宋体" w:hAnsi="宋体" w:hint="eastAsia"/>
            <w:b/>
            <w:szCs w:val="21"/>
          </w:rPr>
          <w:t xml:space="preserve"> </w:t>
        </w:r>
        <w:r>
          <w:rPr>
            <w:rFonts w:ascii="宋体" w:hAnsi="宋体"/>
            <w:b/>
            <w:szCs w:val="21"/>
          </w:rPr>
          <w:t xml:space="preserve">      </w:t>
        </w:r>
      </w:ins>
      <w:ins w:id="575" w:author="li liangbin" w:date="2020-02-21T19:34:00Z">
        <w:r w:rsidR="00926049">
          <w:rPr>
            <w:rFonts w:ascii="宋体" w:hAnsi="宋体"/>
            <w:b/>
            <w:szCs w:val="21"/>
          </w:rPr>
          <w:t xml:space="preserve">      </w:t>
        </w:r>
      </w:ins>
      <w:ins w:id="576" w:author="li liangbin" w:date="2020-02-21T19:35:00Z">
        <w:r w:rsidR="00926049">
          <w:rPr>
            <w:rFonts w:ascii="宋体" w:hAnsi="宋体"/>
            <w:b/>
            <w:szCs w:val="21"/>
          </w:rPr>
          <w:t xml:space="preserve">        </w:t>
        </w:r>
      </w:ins>
      <w:ins w:id="577" w:author="li liangbin" w:date="2020-02-21T19:29:00Z">
        <w:r>
          <w:rPr>
            <w:rFonts w:ascii="宋体" w:hAnsi="宋体" w:hint="eastAsia"/>
            <w:b/>
            <w:szCs w:val="21"/>
          </w:rPr>
          <w:t>3</w:t>
        </w:r>
        <w:r>
          <w:rPr>
            <w:rFonts w:ascii="宋体" w:hAnsi="宋体" w:hint="eastAsia"/>
            <w:b/>
            <w:szCs w:val="21"/>
          </w:rPr>
          <w:t>#曲线4个区域高度分布图</w:t>
        </w:r>
      </w:ins>
    </w:p>
    <w:p w14:paraId="3CF55C55" w14:textId="77777777" w:rsidR="003D6719" w:rsidRDefault="003D6719" w:rsidP="00380736">
      <w:pPr>
        <w:snapToGrid w:val="0"/>
        <w:spacing w:line="360" w:lineRule="auto"/>
        <w:ind w:firstLineChars="50" w:firstLine="105"/>
        <w:jc w:val="center"/>
        <w:rPr>
          <w:ins w:id="581" w:author="li liangbin" w:date="2020-02-21T19:11:00Z"/>
          <w:rFonts w:ascii="宋体" w:hAnsi="宋体" w:hint="eastAsia"/>
          <w:b/>
          <w:szCs w:val="21"/>
        </w:rPr>
      </w:pPr>
    </w:p>
    <w:p w14:paraId="0D664E4F" w14:textId="77777777" w:rsidR="003D6719" w:rsidRDefault="003D6719" w:rsidP="00DB1CA6">
      <w:pPr>
        <w:snapToGrid w:val="0"/>
        <w:spacing w:beforeLines="50" w:before="156" w:line="360" w:lineRule="auto"/>
        <w:jc w:val="left"/>
        <w:rPr>
          <w:ins w:id="582" w:author="li liangbin" w:date="2020-02-21T19:11:00Z"/>
          <w:rFonts w:ascii="宋体" w:hAnsi="宋体"/>
          <w:b/>
          <w:szCs w:val="21"/>
        </w:rPr>
      </w:pPr>
    </w:p>
    <w:p w14:paraId="4854A80D" w14:textId="2E4A6895" w:rsidR="00161DF3" w:rsidDel="00636BEE" w:rsidRDefault="001F7DA2" w:rsidP="00161DF3">
      <w:pPr>
        <w:snapToGrid w:val="0"/>
        <w:spacing w:beforeLines="50" w:before="156" w:line="360" w:lineRule="auto"/>
        <w:jc w:val="left"/>
        <w:rPr>
          <w:del w:id="583" w:author="li liangbin" w:date="2020-02-21T18:01:00Z"/>
          <w:rFonts w:ascii="宋体" w:hAnsi="宋体"/>
          <w:b/>
          <w:szCs w:val="21"/>
        </w:rPr>
      </w:pPr>
      <w:del w:id="584" w:author="li liangbin" w:date="2020-02-21T18:01:00Z">
        <w:r w:rsidDel="00636BEE">
          <w:rPr>
            <w:rFonts w:ascii="宋体" w:hAnsi="宋体"/>
            <w:b/>
            <w:szCs w:val="21"/>
          </w:rPr>
          <w:pict w14:anchorId="6794D58F">
            <v:shape id="_x0000_i1239" type="#_x0000_t75" style="width:235.45pt;height:142.65pt">
              <v:imagedata r:id="rId21" o:title="wen2#A"/>
              <o:lock v:ext="edit" aspectratio="f"/>
            </v:shape>
          </w:pic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3A7BC7" w:rsidDel="00636BEE">
          <w:rPr>
            <w:rFonts w:ascii="宋体" w:hAnsi="宋体" w:hint="eastAsia"/>
            <w:b/>
            <w:szCs w:val="21"/>
          </w:rPr>
          <w:delText xml:space="preserve"> </w:delText>
        </w:r>
        <w:r w:rsidDel="00636BEE">
          <w:rPr>
            <w:rFonts w:ascii="宋体" w:hAnsi="宋体"/>
            <w:b/>
            <w:szCs w:val="21"/>
          </w:rPr>
          <w:pict w14:anchorId="53D1AD82">
            <v:shape id="_x0000_i1240" type="#_x0000_t75" style="width:235.45pt;height:142.65pt">
              <v:imagedata r:id="rId22" o:title="wen2#H"/>
              <o:lock v:ext="edit" aspectratio="f"/>
            </v:shape>
          </w:pict>
        </w:r>
      </w:del>
    </w:p>
    <w:p w14:paraId="72BFDC5A" w14:textId="4454DCF6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585" w:author="li liangbin" w:date="2020-02-21T18:01:00Z"/>
          <w:rFonts w:ascii="宋体" w:hAnsi="宋体"/>
          <w:b/>
          <w:szCs w:val="21"/>
        </w:rPr>
      </w:pPr>
      <w:del w:id="586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2#曲线4个区域面积分布图   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</w:delText>
        </w:r>
        <w:r w:rsidDel="00636BEE">
          <w:rPr>
            <w:rFonts w:ascii="宋体" w:hAnsi="宋体" w:hint="eastAsia"/>
            <w:b/>
            <w:szCs w:val="21"/>
          </w:rPr>
          <w:delText xml:space="preserve">     2#曲线4个区域高度分布图</w:delText>
        </w:r>
      </w:del>
    </w:p>
    <w:p w14:paraId="45755C89" w14:textId="06ADAED3" w:rsidR="00DB1CA6" w:rsidRPr="00161DF3" w:rsidDel="00636BEE" w:rsidRDefault="00DB1CA6" w:rsidP="00DB1CA6">
      <w:pPr>
        <w:snapToGrid w:val="0"/>
        <w:spacing w:beforeLines="50" w:before="156" w:line="360" w:lineRule="auto"/>
        <w:jc w:val="left"/>
        <w:rPr>
          <w:del w:id="587" w:author="li liangbin" w:date="2020-02-21T18:01:00Z"/>
          <w:rFonts w:ascii="宋体" w:hAnsi="宋体"/>
          <w:b/>
          <w:szCs w:val="21"/>
        </w:rPr>
      </w:pPr>
    </w:p>
    <w:p w14:paraId="426BC6B7" w14:textId="48E77B92" w:rsidR="00161DF3" w:rsidDel="00636BEE" w:rsidRDefault="001F7DA2" w:rsidP="00161DF3">
      <w:pPr>
        <w:snapToGrid w:val="0"/>
        <w:spacing w:beforeLines="50" w:before="156" w:line="360" w:lineRule="auto"/>
        <w:jc w:val="left"/>
        <w:rPr>
          <w:del w:id="588" w:author="li liangbin" w:date="2020-02-21T18:01:00Z"/>
          <w:rFonts w:ascii="宋体" w:hAnsi="宋体"/>
          <w:b/>
          <w:szCs w:val="21"/>
        </w:rPr>
      </w:pPr>
      <w:del w:id="589" w:author="li liangbin" w:date="2020-02-21T18:01:00Z">
        <w:r w:rsidDel="00636BEE">
          <w:rPr>
            <w:rFonts w:ascii="宋体" w:hAnsi="宋体"/>
            <w:b/>
            <w:szCs w:val="21"/>
          </w:rPr>
          <w:pict w14:anchorId="2DFA36E9">
            <v:shape id="_x0000_i1241" type="#_x0000_t75" style="width:235.45pt;height:142.65pt">
              <v:imagedata r:id="rId23" o:title="wen3#A"/>
              <o:lock v:ext="edit" aspectratio="f"/>
            </v:shape>
          </w:pic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161DF3" w:rsidRPr="007978F3" w:rsidDel="00636BEE">
          <w:rPr>
            <w:rFonts w:ascii="宋体" w:hAnsi="宋体" w:hint="eastAsia"/>
            <w:b/>
            <w:szCs w:val="21"/>
          </w:rPr>
          <w:delText xml:space="preserve"> </w:delText>
        </w:r>
        <w:r w:rsidDel="00636BEE">
          <w:rPr>
            <w:rFonts w:ascii="宋体" w:hAnsi="宋体"/>
            <w:b/>
            <w:szCs w:val="21"/>
          </w:rPr>
          <w:pict w14:anchorId="73194496">
            <v:shape id="_x0000_i1242" type="#_x0000_t75" style="width:235.45pt;height:142.65pt">
              <v:imagedata r:id="rId24" o:title="wen3#H"/>
              <o:lock v:ext="edit" aspectratio="f"/>
            </v:shape>
          </w:pict>
        </w:r>
      </w:del>
    </w:p>
    <w:p w14:paraId="3BB3373E" w14:textId="01AE16F0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590" w:author="li liangbin" w:date="2020-02-21T18:01:00Z"/>
          <w:rFonts w:ascii="宋体" w:hAnsi="宋体"/>
          <w:b/>
          <w:szCs w:val="21"/>
        </w:rPr>
      </w:pPr>
      <w:del w:id="591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3#曲线4个区域面积分布图  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3#曲线4个区域高度分布图</w:delText>
        </w:r>
      </w:del>
    </w:p>
    <w:p w14:paraId="655B1A6A" w14:textId="0EB29AE1" w:rsidR="00295F53" w:rsidDel="00636BEE" w:rsidRDefault="00295F53" w:rsidP="00380736">
      <w:pPr>
        <w:snapToGrid w:val="0"/>
        <w:spacing w:line="360" w:lineRule="auto"/>
        <w:ind w:firstLineChars="50" w:firstLine="120"/>
        <w:jc w:val="center"/>
        <w:rPr>
          <w:del w:id="592" w:author="li liangbin" w:date="2020-02-21T18:01:00Z"/>
          <w:sz w:val="24"/>
          <w:szCs w:val="28"/>
        </w:rPr>
      </w:pPr>
    </w:p>
    <w:p w14:paraId="73114CFD" w14:textId="652F09DA" w:rsidR="00161DF3" w:rsidDel="00636BEE" w:rsidRDefault="001F7DA2" w:rsidP="00161DF3">
      <w:pPr>
        <w:snapToGrid w:val="0"/>
        <w:spacing w:beforeLines="50" w:before="156" w:line="360" w:lineRule="auto"/>
        <w:jc w:val="left"/>
        <w:rPr>
          <w:del w:id="593" w:author="li liangbin" w:date="2020-02-21T18:01:00Z"/>
          <w:rFonts w:ascii="宋体" w:hAnsi="宋体"/>
          <w:b/>
          <w:szCs w:val="21"/>
        </w:rPr>
      </w:pPr>
      <w:del w:id="594" w:author="li liangbin" w:date="2020-02-21T18:01:00Z">
        <w:r w:rsidDel="00636BEE">
          <w:rPr>
            <w:rFonts w:ascii="宋体" w:hAnsi="宋体"/>
            <w:b/>
            <w:szCs w:val="21"/>
          </w:rPr>
          <w:pict w14:anchorId="2B691452">
            <v:shape id="_x0000_i1243" type="#_x0000_t75" style="width:235.45pt;height:142.65pt">
              <v:imagedata r:id="rId25" o:title="wen4#A"/>
              <o:lock v:ext="edit" aspectratio="f"/>
            </v:shape>
          </w:pic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161DF3" w:rsidRPr="007978F3" w:rsidDel="00636BEE">
          <w:rPr>
            <w:rFonts w:ascii="宋体" w:hAnsi="宋体" w:hint="eastAsia"/>
            <w:b/>
            <w:szCs w:val="21"/>
          </w:rPr>
          <w:delText xml:space="preserve"> </w:delText>
        </w:r>
        <w:r w:rsidDel="00636BEE">
          <w:rPr>
            <w:rFonts w:ascii="宋体" w:hAnsi="宋体"/>
            <w:b/>
            <w:szCs w:val="21"/>
          </w:rPr>
          <w:pict w14:anchorId="793D61EE">
            <v:shape id="_x0000_i1244" type="#_x0000_t75" style="width:235.45pt;height:142.65pt">
              <v:imagedata r:id="rId26" o:title="wen4#H"/>
              <o:lock v:ext="edit" aspectratio="f"/>
            </v:shape>
          </w:pict>
        </w:r>
      </w:del>
    </w:p>
    <w:p w14:paraId="79C3891B" w14:textId="7A3C74FC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595" w:author="li liangbin" w:date="2020-02-21T18:01:00Z"/>
          <w:rFonts w:ascii="宋体" w:hAnsi="宋体"/>
          <w:b/>
          <w:szCs w:val="21"/>
        </w:rPr>
      </w:pPr>
      <w:del w:id="596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4#曲线4个区域面积分布图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  4#曲线4个区域高度分布图</w:delText>
        </w:r>
      </w:del>
    </w:p>
    <w:p w14:paraId="5D6FD31C" w14:textId="7C60EC3E" w:rsidR="00161DF3" w:rsidRP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597" w:author="li liangbin" w:date="2020-02-21T18:01:00Z"/>
          <w:sz w:val="24"/>
          <w:szCs w:val="28"/>
        </w:rPr>
      </w:pPr>
    </w:p>
    <w:p w14:paraId="2602AE38" w14:textId="7FF4F6AD" w:rsidR="00161DF3" w:rsidDel="00636BEE" w:rsidRDefault="001F7DA2" w:rsidP="00161DF3">
      <w:pPr>
        <w:snapToGrid w:val="0"/>
        <w:spacing w:beforeLines="50" w:before="156" w:line="360" w:lineRule="auto"/>
        <w:jc w:val="left"/>
        <w:rPr>
          <w:del w:id="598" w:author="li liangbin" w:date="2020-02-21T18:01:00Z"/>
          <w:rFonts w:ascii="宋体" w:hAnsi="宋体"/>
          <w:b/>
          <w:szCs w:val="21"/>
        </w:rPr>
      </w:pPr>
      <w:del w:id="599" w:author="li liangbin" w:date="2020-02-21T18:01:00Z">
        <w:r w:rsidDel="00636BEE">
          <w:rPr>
            <w:rFonts w:ascii="宋体" w:hAnsi="宋体"/>
            <w:b/>
            <w:szCs w:val="21"/>
          </w:rPr>
          <w:pict w14:anchorId="42E2E6FD">
            <v:shape id="_x0000_i1245" type="#_x0000_t75" style="width:235.45pt;height:142.65pt">
              <v:imagedata r:id="rId27" o:title="wen5#A"/>
              <o:lock v:ext="edit" aspectratio="f"/>
            </v:shape>
          </w:pic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</w:delText>
        </w:r>
        <w:r w:rsidDel="00636BEE">
          <w:rPr>
            <w:rFonts w:ascii="宋体" w:hAnsi="宋体"/>
            <w:b/>
            <w:szCs w:val="21"/>
          </w:rPr>
          <w:pict w14:anchorId="15C457BF">
            <v:shape id="_x0000_i1246" type="#_x0000_t75" style="width:235.45pt;height:142.65pt">
              <v:imagedata r:id="rId28" o:title="wen5#H"/>
              <o:lock v:ext="edit" aspectratio="f"/>
            </v:shape>
          </w:pict>
        </w:r>
      </w:del>
    </w:p>
    <w:p w14:paraId="4FE2540A" w14:textId="560B9276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600" w:author="li liangbin" w:date="2020-02-21T18:01:00Z"/>
          <w:rFonts w:ascii="宋体" w:hAnsi="宋体"/>
          <w:b/>
          <w:szCs w:val="21"/>
        </w:rPr>
      </w:pPr>
      <w:del w:id="601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5#曲线4个区域面积分布图 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 5#曲线4个区域高度分布图</w:delText>
        </w:r>
      </w:del>
    </w:p>
    <w:p w14:paraId="38BED83A" w14:textId="14FEA7EA" w:rsidR="00161DF3" w:rsidRP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602" w:author="li liangbin" w:date="2020-02-21T18:01:00Z"/>
          <w:sz w:val="24"/>
          <w:szCs w:val="28"/>
        </w:rPr>
      </w:pPr>
    </w:p>
    <w:p w14:paraId="0C7A05AF" w14:textId="75D8A917" w:rsidR="00161DF3" w:rsidDel="00636BEE" w:rsidRDefault="001F7DA2" w:rsidP="00161DF3">
      <w:pPr>
        <w:snapToGrid w:val="0"/>
        <w:spacing w:beforeLines="50" w:before="156" w:line="360" w:lineRule="auto"/>
        <w:jc w:val="left"/>
        <w:rPr>
          <w:del w:id="603" w:author="li liangbin" w:date="2020-02-21T18:01:00Z"/>
          <w:rFonts w:ascii="宋体" w:hAnsi="宋体"/>
          <w:b/>
          <w:szCs w:val="21"/>
        </w:rPr>
      </w:pPr>
      <w:del w:id="604" w:author="li liangbin" w:date="2020-02-21T18:01:00Z">
        <w:r w:rsidDel="00636BEE">
          <w:rPr>
            <w:rFonts w:ascii="宋体" w:hAnsi="宋体"/>
            <w:b/>
            <w:szCs w:val="21"/>
          </w:rPr>
          <w:pict w14:anchorId="2866FA14">
            <v:shape id="_x0000_i1247" type="#_x0000_t75" style="width:235.45pt;height:142.65pt">
              <v:imagedata r:id="rId29" o:title="wen6#A"/>
              <o:lock v:ext="edit" aspectratio="f"/>
            </v:shape>
          </w:pict>
        </w:r>
        <w:r w:rsidR="00161DF3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</w:delText>
        </w:r>
        <w:r w:rsidDel="00636BEE">
          <w:rPr>
            <w:rFonts w:ascii="宋体" w:hAnsi="宋体"/>
            <w:b/>
            <w:szCs w:val="21"/>
          </w:rPr>
          <w:pict w14:anchorId="119493E1">
            <v:shape id="_x0000_i1248" type="#_x0000_t75" style="width:235.45pt;height:142.65pt">
              <v:imagedata r:id="rId30" o:title="wen6#H"/>
              <o:lock v:ext="edit" aspectratio="f"/>
            </v:shape>
          </w:pict>
        </w:r>
      </w:del>
    </w:p>
    <w:p w14:paraId="4038D188" w14:textId="2946FBB6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605" w:author="li liangbin" w:date="2020-02-21T18:01:00Z"/>
          <w:rFonts w:ascii="宋体" w:hAnsi="宋体"/>
          <w:b/>
          <w:szCs w:val="21"/>
        </w:rPr>
      </w:pPr>
      <w:del w:id="606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6#曲线4个区域面积分布图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 6#曲线4个区域高度分布图</w:delText>
        </w:r>
      </w:del>
    </w:p>
    <w:p w14:paraId="5ECB28C5" w14:textId="233347D7" w:rsidR="00161DF3" w:rsidRP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607" w:author="li liangbin" w:date="2020-02-21T18:01:00Z"/>
          <w:sz w:val="24"/>
          <w:szCs w:val="28"/>
        </w:rPr>
      </w:pPr>
    </w:p>
    <w:p w14:paraId="32E7E9A8" w14:textId="252461E6" w:rsidR="00161DF3" w:rsidDel="00636BEE" w:rsidRDefault="001F7DA2" w:rsidP="00161DF3">
      <w:pPr>
        <w:snapToGrid w:val="0"/>
        <w:spacing w:beforeLines="50" w:before="156" w:line="360" w:lineRule="auto"/>
        <w:jc w:val="left"/>
        <w:rPr>
          <w:del w:id="608" w:author="li liangbin" w:date="2020-02-21T18:01:00Z"/>
          <w:rFonts w:ascii="宋体" w:hAnsi="宋体"/>
          <w:b/>
          <w:szCs w:val="21"/>
        </w:rPr>
      </w:pPr>
      <w:del w:id="609" w:author="li liangbin" w:date="2020-02-21T18:01:00Z">
        <w:r w:rsidDel="00636BEE">
          <w:rPr>
            <w:rFonts w:ascii="宋体" w:hAnsi="宋体"/>
            <w:b/>
            <w:szCs w:val="21"/>
          </w:rPr>
          <w:pict w14:anchorId="0BF9E493">
            <v:shape id="_x0000_i1249" type="#_x0000_t75" style="width:235.45pt;height:142.65pt">
              <v:imagedata r:id="rId31" o:title="wen7#A"/>
              <o:lock v:ext="edit" aspectratio="f"/>
            </v:shape>
          </w:pict>
        </w:r>
        <w:r w:rsidR="00161DF3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</w:delText>
        </w:r>
        <w:r w:rsidDel="00636BEE">
          <w:rPr>
            <w:rFonts w:ascii="宋体" w:hAnsi="宋体"/>
            <w:b/>
            <w:szCs w:val="21"/>
          </w:rPr>
          <w:pict w14:anchorId="0CC299F9">
            <v:shape id="_x0000_i1250" type="#_x0000_t75" style="width:235.45pt;height:142.65pt">
              <v:imagedata r:id="rId32" o:title="wen7#H"/>
              <o:lock v:ext="edit" aspectratio="f"/>
            </v:shape>
          </w:pict>
        </w:r>
      </w:del>
    </w:p>
    <w:p w14:paraId="05FB8E94" w14:textId="5F64673F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610" w:author="li liangbin" w:date="2020-02-21T18:01:00Z"/>
          <w:rFonts w:ascii="宋体" w:hAnsi="宋体"/>
          <w:b/>
          <w:szCs w:val="21"/>
        </w:rPr>
      </w:pPr>
      <w:del w:id="611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7#曲线4个区域面积分布图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  7#曲线4个区域高度分布图</w:delText>
        </w:r>
      </w:del>
    </w:p>
    <w:p w14:paraId="1E996E41" w14:textId="29D9BDAB" w:rsidR="00161DF3" w:rsidRP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612" w:author="li liangbin" w:date="2020-02-21T18:01:00Z"/>
          <w:sz w:val="24"/>
          <w:szCs w:val="28"/>
        </w:rPr>
      </w:pPr>
    </w:p>
    <w:p w14:paraId="7F2766B6" w14:textId="2608AEAA" w:rsidR="00161DF3" w:rsidDel="00636BEE" w:rsidRDefault="001F7DA2" w:rsidP="00161DF3">
      <w:pPr>
        <w:snapToGrid w:val="0"/>
        <w:spacing w:beforeLines="50" w:before="156" w:line="360" w:lineRule="auto"/>
        <w:jc w:val="left"/>
        <w:rPr>
          <w:del w:id="613" w:author="li liangbin" w:date="2020-02-21T18:01:00Z"/>
          <w:rFonts w:ascii="宋体" w:hAnsi="宋体"/>
          <w:b/>
          <w:szCs w:val="21"/>
        </w:rPr>
      </w:pPr>
      <w:del w:id="614" w:author="li liangbin" w:date="2020-02-21T18:01:00Z">
        <w:r w:rsidDel="00636BEE">
          <w:rPr>
            <w:rFonts w:ascii="宋体" w:hAnsi="宋体"/>
            <w:b/>
            <w:szCs w:val="21"/>
          </w:rPr>
          <w:pict w14:anchorId="20998C46">
            <v:shape id="_x0000_i1251" type="#_x0000_t75" style="width:235.45pt;height:142.65pt">
              <v:imagedata r:id="rId33" o:title="wen8#A"/>
              <o:lock v:ext="edit" aspectratio="f"/>
            </v:shape>
          </w:pic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</w:delText>
        </w:r>
        <w:r w:rsidDel="00636BEE">
          <w:rPr>
            <w:rFonts w:ascii="宋体" w:hAnsi="宋体"/>
            <w:b/>
            <w:szCs w:val="21"/>
          </w:rPr>
          <w:pict w14:anchorId="3DA7105A">
            <v:shape id="_x0000_i1252" type="#_x0000_t75" style="width:235.45pt;height:142.65pt">
              <v:imagedata r:id="rId34" o:title="wen8#H"/>
              <o:lock v:ext="edit" aspectratio="f"/>
            </v:shape>
          </w:pict>
        </w:r>
      </w:del>
    </w:p>
    <w:p w14:paraId="259C4FAD" w14:textId="588F75A9" w:rsidR="00161DF3" w:rsidRPr="00BB2B93" w:rsidDel="00636BEE" w:rsidRDefault="00161DF3" w:rsidP="00161DF3">
      <w:pPr>
        <w:snapToGrid w:val="0"/>
        <w:spacing w:beforeLines="50" w:before="156" w:line="360" w:lineRule="auto"/>
        <w:jc w:val="center"/>
        <w:rPr>
          <w:del w:id="615" w:author="li liangbin" w:date="2020-02-21T18:01:00Z"/>
          <w:rFonts w:ascii="宋体" w:hAnsi="宋体"/>
          <w:b/>
          <w:szCs w:val="21"/>
        </w:rPr>
      </w:pPr>
      <w:del w:id="616" w:author="li liangbin" w:date="2020-02-21T18:01:00Z">
        <w:r w:rsidDel="00636BEE">
          <w:rPr>
            <w:rFonts w:ascii="宋体" w:hAnsi="宋体" w:hint="eastAsia"/>
            <w:b/>
            <w:szCs w:val="21"/>
          </w:rPr>
          <w:delText xml:space="preserve">8#曲线4个区域面积分布图   </w:delText>
        </w:r>
        <w:r w:rsidR="007B1810" w:rsidDel="00636BEE">
          <w:rPr>
            <w:rFonts w:ascii="宋体" w:hAnsi="宋体" w:hint="eastAsia"/>
            <w:b/>
            <w:szCs w:val="21"/>
          </w:rPr>
          <w:delText xml:space="preserve">      </w:delText>
        </w:r>
        <w:r w:rsidDel="00636BEE">
          <w:rPr>
            <w:rFonts w:ascii="宋体" w:hAnsi="宋体" w:hint="eastAsia"/>
            <w:b/>
            <w:szCs w:val="21"/>
          </w:rPr>
          <w:delText xml:space="preserve">      8#曲线4个区域高度分布图</w:delText>
        </w:r>
      </w:del>
    </w:p>
    <w:p w14:paraId="78A9678D" w14:textId="12A1CA8F" w:rsidR="00161DF3" w:rsidRP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617" w:author="li liangbin" w:date="2020-02-21T18:01:00Z"/>
          <w:sz w:val="24"/>
          <w:szCs w:val="28"/>
        </w:rPr>
      </w:pPr>
    </w:p>
    <w:p w14:paraId="15F685E9" w14:textId="63E49495" w:rsidR="00161DF3" w:rsidDel="00636BEE" w:rsidRDefault="00161DF3" w:rsidP="00380736">
      <w:pPr>
        <w:snapToGrid w:val="0"/>
        <w:spacing w:line="360" w:lineRule="auto"/>
        <w:ind w:firstLineChars="50" w:firstLine="120"/>
        <w:jc w:val="center"/>
        <w:rPr>
          <w:del w:id="618" w:author="li liangbin" w:date="2020-02-21T18:01:00Z"/>
          <w:sz w:val="24"/>
          <w:szCs w:val="28"/>
        </w:rPr>
      </w:pPr>
    </w:p>
    <w:p w14:paraId="2D7BEE86" w14:textId="0F54F58D" w:rsidR="002C128D" w:rsidDel="00636BEE" w:rsidRDefault="002C128D" w:rsidP="002C128D">
      <w:pPr>
        <w:snapToGrid w:val="0"/>
        <w:spacing w:beforeLines="50" w:before="156" w:line="360" w:lineRule="auto"/>
        <w:jc w:val="left"/>
        <w:rPr>
          <w:del w:id="619" w:author="li liangbin" w:date="2020-02-21T18:01:00Z"/>
          <w:rFonts w:ascii="宋体" w:hAnsi="宋体"/>
          <w:b/>
          <w:szCs w:val="21"/>
        </w:rPr>
      </w:pPr>
      <w:del w:id="620" w:author="li liangbin" w:date="2020-02-21T18:01:00Z">
        <w:r w:rsidRPr="00DB1CA6" w:rsidDel="00636BEE">
          <w:rPr>
            <w:rFonts w:ascii="宋体" w:hAnsi="宋体" w:hint="eastAsia"/>
            <w:b/>
            <w:szCs w:val="21"/>
          </w:rPr>
          <w:delText>【</w:delText>
        </w:r>
        <w:r w:rsidDel="00636BEE">
          <w:rPr>
            <w:rFonts w:ascii="宋体" w:hAnsi="宋体" w:hint="eastAsia"/>
            <w:b/>
            <w:szCs w:val="21"/>
          </w:rPr>
          <w:delText>9</w:delText>
        </w:r>
      </w:del>
      <w:ins w:id="621" w:author="个人用户" w:date="2020-02-12T11:26:00Z">
        <w:del w:id="622" w:author="li liangbin" w:date="2020-02-21T18:01:00Z">
          <w:r w:rsidR="009132E2" w:rsidRPr="00DB1CA6" w:rsidDel="00636BEE">
            <w:rPr>
              <w:rFonts w:ascii="宋体" w:hAnsi="宋体" w:hint="eastAsia"/>
              <w:b/>
              <w:szCs w:val="21"/>
            </w:rPr>
            <w:delText>【</w:delText>
          </w:r>
          <w:r w:rsidR="009132E2" w:rsidDel="00636BEE">
            <w:rPr>
              <w:rFonts w:ascii="宋体" w:hAnsi="宋体" w:hint="eastAsia"/>
              <w:b/>
              <w:szCs w:val="21"/>
            </w:rPr>
            <w:delText>10</w:delText>
          </w:r>
        </w:del>
      </w:ins>
      <w:del w:id="623" w:author="li liangbin" w:date="2020-02-21T18:01:00Z">
        <w:r w:rsidRPr="00DB1CA6" w:rsidDel="00636BEE">
          <w:rPr>
            <w:rFonts w:ascii="宋体" w:hAnsi="宋体" w:hint="eastAsia"/>
            <w:b/>
            <w:szCs w:val="21"/>
          </w:rPr>
          <w:delText>】</w:delText>
        </w:r>
        <w:commentRangeStart w:id="624"/>
        <w:r w:rsidDel="00636BEE">
          <w:rPr>
            <w:rFonts w:ascii="宋体" w:hAnsi="宋体" w:hint="eastAsia"/>
            <w:b/>
            <w:szCs w:val="21"/>
          </w:rPr>
          <w:delText>各曲线之间对比分</w:delText>
        </w:r>
        <w:commentRangeEnd w:id="624"/>
        <w:r w:rsidR="00E36DAA" w:rsidDel="00636BEE">
          <w:rPr>
            <w:rStyle w:val="a8"/>
          </w:rPr>
          <w:commentReference w:id="624"/>
        </w:r>
        <w:r w:rsidDel="00636BEE">
          <w:rPr>
            <w:rFonts w:ascii="宋体" w:hAnsi="宋体" w:hint="eastAsia"/>
            <w:b/>
            <w:szCs w:val="21"/>
          </w:rPr>
          <w:delText>析</w:delText>
        </w:r>
      </w:del>
    </w:p>
    <w:p w14:paraId="067A4AF9" w14:textId="07B44297" w:rsidR="002C128D" w:rsidDel="00636BEE" w:rsidRDefault="001F7DA2" w:rsidP="002C128D">
      <w:pPr>
        <w:snapToGrid w:val="0"/>
        <w:spacing w:beforeLines="50" w:before="156" w:line="360" w:lineRule="auto"/>
        <w:jc w:val="left"/>
        <w:rPr>
          <w:del w:id="625" w:author="li liangbin" w:date="2020-02-21T18:01:00Z"/>
          <w:rFonts w:ascii="宋体" w:hAnsi="宋体"/>
          <w:b/>
          <w:szCs w:val="21"/>
        </w:rPr>
      </w:pPr>
      <w:del w:id="626" w:author="li liangbin" w:date="2020-02-21T18:01:00Z">
        <w:r w:rsidDel="00636BEE">
          <w:rPr>
            <w:rFonts w:ascii="宋体" w:hAnsi="宋体"/>
            <w:b/>
            <w:szCs w:val="21"/>
          </w:rPr>
          <w:pict w14:anchorId="4D2B2C01">
            <v:shape id="_x0000_i1253" type="#_x0000_t75" style="width:235.45pt;height:142.65pt">
              <v:imagedata r:id="rId35" o:title="wen1区A"/>
              <o:lock v:ext="edit" aspectratio="f"/>
            </v:shape>
          </w:pict>
        </w:r>
        <w:r w:rsidR="002C128D" w:rsidDel="00636BEE">
          <w:rPr>
            <w:rFonts w:ascii="宋体" w:hAnsi="宋体" w:hint="eastAsia"/>
            <w:b/>
            <w:szCs w:val="21"/>
          </w:rPr>
          <w:delText xml:space="preserve">  </w:delText>
        </w:r>
        <w:r w:rsidDel="00636BEE">
          <w:rPr>
            <w:rFonts w:ascii="宋体" w:hAnsi="宋体"/>
            <w:b/>
            <w:szCs w:val="21"/>
          </w:rPr>
          <w:pict w14:anchorId="0C43FE01">
            <v:shape id="_x0000_i1254" type="#_x0000_t75" style="width:235.45pt;height:142.65pt">
              <v:imagedata r:id="rId36" o:title="wen1区H"/>
              <o:lock v:ext="edit" aspectratio="f"/>
            </v:shape>
          </w:pict>
        </w:r>
      </w:del>
    </w:p>
    <w:p w14:paraId="1C9AE017" w14:textId="1052B5A9" w:rsidR="002C128D" w:rsidRPr="00BB2B93" w:rsidDel="00636BEE" w:rsidRDefault="002C128D" w:rsidP="002C128D">
      <w:pPr>
        <w:snapToGrid w:val="0"/>
        <w:spacing w:beforeLines="50" w:before="156" w:line="360" w:lineRule="auto"/>
        <w:jc w:val="center"/>
        <w:rPr>
          <w:del w:id="627" w:author="li liangbin" w:date="2020-02-21T18:01:00Z"/>
          <w:rFonts w:ascii="宋体" w:hAnsi="宋体"/>
          <w:b/>
          <w:szCs w:val="21"/>
        </w:rPr>
      </w:pPr>
      <w:del w:id="628" w:author="li liangbin" w:date="2020-02-21T18:01:00Z">
        <w:r w:rsidDel="00636BEE">
          <w:rPr>
            <w:rFonts w:ascii="宋体" w:hAnsi="宋体" w:hint="eastAsia"/>
            <w:b/>
            <w:szCs w:val="21"/>
          </w:rPr>
          <w:delText>1区面积分布图                 1区高度分布图</w:delText>
        </w:r>
      </w:del>
    </w:p>
    <w:p w14:paraId="7C939D95" w14:textId="500FD774" w:rsidR="002C128D" w:rsidDel="00636BEE" w:rsidRDefault="002C128D" w:rsidP="002C128D">
      <w:pPr>
        <w:snapToGrid w:val="0"/>
        <w:spacing w:beforeLines="50" w:before="156" w:line="360" w:lineRule="auto"/>
        <w:jc w:val="left"/>
        <w:rPr>
          <w:del w:id="629" w:author="li liangbin" w:date="2020-02-21T18:01:00Z"/>
          <w:rFonts w:ascii="宋体" w:hAnsi="宋体"/>
          <w:b/>
          <w:szCs w:val="21"/>
        </w:rPr>
      </w:pPr>
    </w:p>
    <w:p w14:paraId="4611450E" w14:textId="0CB03183" w:rsidR="002C128D" w:rsidDel="00636BEE" w:rsidRDefault="001F7DA2" w:rsidP="002C128D">
      <w:pPr>
        <w:snapToGrid w:val="0"/>
        <w:spacing w:beforeLines="50" w:before="156" w:line="360" w:lineRule="auto"/>
        <w:jc w:val="left"/>
        <w:rPr>
          <w:del w:id="630" w:author="li liangbin" w:date="2020-02-21T18:01:00Z"/>
          <w:rFonts w:ascii="宋体" w:hAnsi="宋体"/>
          <w:b/>
          <w:szCs w:val="21"/>
        </w:rPr>
      </w:pPr>
      <w:del w:id="631" w:author="li liangbin" w:date="2020-02-21T18:01:00Z">
        <w:r w:rsidDel="00636BEE">
          <w:rPr>
            <w:rFonts w:ascii="宋体" w:hAnsi="宋体"/>
            <w:b/>
            <w:szCs w:val="21"/>
          </w:rPr>
          <w:pict w14:anchorId="27742576">
            <v:shape id="_x0000_i1255" type="#_x0000_t75" style="width:235.45pt;height:142.65pt">
              <v:imagedata r:id="rId37" o:title="wen2区A"/>
              <o:lock v:ext="edit" aspectratio="f"/>
            </v:shape>
          </w:pict>
        </w:r>
        <w:r w:rsidR="002C128D" w:rsidDel="00636BEE">
          <w:rPr>
            <w:rFonts w:ascii="宋体" w:hAnsi="宋体" w:hint="eastAsia"/>
            <w:b/>
            <w:szCs w:val="21"/>
          </w:rPr>
          <w:delText xml:space="preserve">  </w:delText>
        </w:r>
        <w:r w:rsidDel="00636BEE">
          <w:rPr>
            <w:rFonts w:ascii="宋体" w:hAnsi="宋体"/>
            <w:b/>
            <w:szCs w:val="21"/>
          </w:rPr>
          <w:pict w14:anchorId="2DCDE314">
            <v:shape id="_x0000_i1256" type="#_x0000_t75" style="width:235.45pt;height:142.65pt">
              <v:imagedata r:id="rId38" o:title="wen2区H"/>
              <o:lock v:ext="edit" aspectratio="f"/>
            </v:shape>
          </w:pict>
        </w:r>
      </w:del>
    </w:p>
    <w:p w14:paraId="1F930188" w14:textId="1CF82374" w:rsidR="002C128D" w:rsidRPr="00BB2B93" w:rsidDel="00636BEE" w:rsidRDefault="002C128D" w:rsidP="002C128D">
      <w:pPr>
        <w:snapToGrid w:val="0"/>
        <w:spacing w:beforeLines="50" w:before="156" w:line="360" w:lineRule="auto"/>
        <w:jc w:val="center"/>
        <w:rPr>
          <w:del w:id="632" w:author="li liangbin" w:date="2020-02-21T18:01:00Z"/>
          <w:rFonts w:ascii="宋体" w:hAnsi="宋体"/>
          <w:b/>
          <w:szCs w:val="21"/>
        </w:rPr>
      </w:pPr>
      <w:del w:id="633" w:author="li liangbin" w:date="2020-02-21T18:01:00Z">
        <w:r w:rsidDel="00636BEE">
          <w:rPr>
            <w:rFonts w:ascii="宋体" w:hAnsi="宋体" w:hint="eastAsia"/>
            <w:b/>
            <w:szCs w:val="21"/>
          </w:rPr>
          <w:delText>2区面积分布图                 2区高度分布图</w:delText>
        </w:r>
      </w:del>
    </w:p>
    <w:p w14:paraId="65AE70E8" w14:textId="7674CF9C" w:rsidR="002C128D" w:rsidRPr="002C128D" w:rsidDel="00636BEE" w:rsidRDefault="002C128D" w:rsidP="002C128D">
      <w:pPr>
        <w:snapToGrid w:val="0"/>
        <w:spacing w:beforeLines="50" w:before="156" w:line="360" w:lineRule="auto"/>
        <w:jc w:val="left"/>
        <w:rPr>
          <w:del w:id="634" w:author="li liangbin" w:date="2020-02-21T18:01:00Z"/>
          <w:rFonts w:ascii="宋体" w:hAnsi="宋体"/>
          <w:b/>
          <w:szCs w:val="21"/>
        </w:rPr>
      </w:pPr>
    </w:p>
    <w:p w14:paraId="702E5E74" w14:textId="43FEE9FB" w:rsidR="002C128D" w:rsidDel="00636BEE" w:rsidRDefault="001F7DA2" w:rsidP="002C128D">
      <w:pPr>
        <w:snapToGrid w:val="0"/>
        <w:spacing w:beforeLines="50" w:before="156" w:line="360" w:lineRule="auto"/>
        <w:jc w:val="left"/>
        <w:rPr>
          <w:del w:id="635" w:author="li liangbin" w:date="2020-02-21T18:01:00Z"/>
          <w:rFonts w:ascii="宋体" w:hAnsi="宋体"/>
          <w:b/>
          <w:szCs w:val="21"/>
        </w:rPr>
      </w:pPr>
      <w:del w:id="636" w:author="li liangbin" w:date="2020-02-21T18:01:00Z">
        <w:r w:rsidDel="00636BEE">
          <w:rPr>
            <w:rFonts w:ascii="宋体" w:hAnsi="宋体"/>
            <w:b/>
            <w:szCs w:val="21"/>
          </w:rPr>
          <w:pict w14:anchorId="4E8D4D7B">
            <v:shape id="_x0000_i1257" type="#_x0000_t75" style="width:235.45pt;height:142.65pt">
              <v:imagedata r:id="rId39" o:title="wen3区A"/>
              <o:lock v:ext="edit" aspectratio="f"/>
            </v:shape>
          </w:pict>
        </w:r>
        <w:r w:rsidR="002C128D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2C128D" w:rsidRPr="007978F3" w:rsidDel="00636BEE">
          <w:rPr>
            <w:rFonts w:ascii="宋体" w:hAnsi="宋体" w:hint="eastAsia"/>
            <w:b/>
            <w:szCs w:val="21"/>
          </w:rPr>
          <w:delText xml:space="preserve"> </w:delText>
        </w:r>
        <w:r w:rsidDel="00636BEE">
          <w:rPr>
            <w:rFonts w:ascii="宋体" w:hAnsi="宋体"/>
            <w:b/>
            <w:szCs w:val="21"/>
          </w:rPr>
          <w:pict w14:anchorId="1DE25202">
            <v:shape id="_x0000_i1258" type="#_x0000_t75" style="width:235.45pt;height:142.65pt">
              <v:imagedata r:id="rId40" o:title="wen3区H"/>
              <o:lock v:ext="edit" aspectratio="f"/>
            </v:shape>
          </w:pict>
        </w:r>
      </w:del>
    </w:p>
    <w:p w14:paraId="3DEA70BE" w14:textId="73D1EF96" w:rsidR="002C128D" w:rsidRPr="00BB2B93" w:rsidDel="00636BEE" w:rsidRDefault="002C128D" w:rsidP="002C128D">
      <w:pPr>
        <w:snapToGrid w:val="0"/>
        <w:spacing w:beforeLines="50" w:before="156" w:line="360" w:lineRule="auto"/>
        <w:jc w:val="center"/>
        <w:rPr>
          <w:del w:id="637" w:author="li liangbin" w:date="2020-02-21T18:01:00Z"/>
          <w:rFonts w:ascii="宋体" w:hAnsi="宋体"/>
          <w:b/>
          <w:szCs w:val="21"/>
        </w:rPr>
      </w:pPr>
      <w:del w:id="638" w:author="li liangbin" w:date="2020-02-21T18:01:00Z">
        <w:r w:rsidDel="00636BEE">
          <w:rPr>
            <w:rFonts w:ascii="宋体" w:hAnsi="宋体" w:hint="eastAsia"/>
            <w:b/>
            <w:szCs w:val="21"/>
          </w:rPr>
          <w:delText>3区面积分布图                 3区高度分布图</w:delText>
        </w:r>
      </w:del>
    </w:p>
    <w:p w14:paraId="65F3F260" w14:textId="57E136D7" w:rsidR="002C128D" w:rsidRPr="002C128D" w:rsidDel="00636BEE" w:rsidRDefault="002C128D" w:rsidP="002C128D">
      <w:pPr>
        <w:snapToGrid w:val="0"/>
        <w:spacing w:line="360" w:lineRule="auto"/>
        <w:ind w:firstLineChars="50" w:firstLine="120"/>
        <w:jc w:val="center"/>
        <w:rPr>
          <w:del w:id="639" w:author="li liangbin" w:date="2020-02-21T18:01:00Z"/>
          <w:sz w:val="24"/>
          <w:szCs w:val="28"/>
        </w:rPr>
      </w:pPr>
    </w:p>
    <w:p w14:paraId="5AA64668" w14:textId="56F466D9" w:rsidR="002C128D" w:rsidDel="00636BEE" w:rsidRDefault="001F7DA2" w:rsidP="002C128D">
      <w:pPr>
        <w:snapToGrid w:val="0"/>
        <w:spacing w:beforeLines="50" w:before="156" w:line="360" w:lineRule="auto"/>
        <w:jc w:val="left"/>
        <w:rPr>
          <w:del w:id="640" w:author="li liangbin" w:date="2020-02-21T18:01:00Z"/>
          <w:rFonts w:ascii="宋体" w:hAnsi="宋体"/>
          <w:b/>
          <w:szCs w:val="21"/>
        </w:rPr>
      </w:pPr>
      <w:del w:id="641" w:author="li liangbin" w:date="2020-02-21T18:01:00Z">
        <w:r w:rsidDel="00636BEE">
          <w:rPr>
            <w:rFonts w:ascii="宋体" w:hAnsi="宋体"/>
            <w:b/>
            <w:szCs w:val="21"/>
          </w:rPr>
          <w:pict w14:anchorId="0E70E6E7">
            <v:shape id="_x0000_i1259" type="#_x0000_t75" style="width:235.45pt;height:142.65pt">
              <v:imagedata r:id="rId41" o:title="wen4区A"/>
              <o:lock v:ext="edit" aspectratio="f"/>
            </v:shape>
          </w:pict>
        </w:r>
        <w:r w:rsidR="002C128D" w:rsidDel="00636BEE">
          <w:rPr>
            <w:rFonts w:ascii="宋体" w:hAnsi="宋体" w:hint="eastAsia"/>
            <w:b/>
            <w:szCs w:val="21"/>
          </w:rPr>
          <w:delText xml:space="preserve"> </w:delText>
        </w:r>
        <w:r w:rsidR="002C128D" w:rsidRPr="007978F3" w:rsidDel="00636BEE">
          <w:rPr>
            <w:rFonts w:ascii="宋体" w:hAnsi="宋体" w:hint="eastAsia"/>
            <w:b/>
            <w:szCs w:val="21"/>
          </w:rPr>
          <w:delText xml:space="preserve"> </w:delText>
        </w:r>
        <w:r w:rsidDel="00636BEE">
          <w:rPr>
            <w:rFonts w:ascii="宋体" w:hAnsi="宋体"/>
            <w:b/>
            <w:szCs w:val="21"/>
          </w:rPr>
          <w:pict w14:anchorId="1C56ED08">
            <v:shape id="_x0000_i1260" type="#_x0000_t75" style="width:235.45pt;height:142.65pt">
              <v:imagedata r:id="rId42" o:title="wen4区H"/>
              <o:lock v:ext="edit" aspectratio="f"/>
            </v:shape>
          </w:pict>
        </w:r>
      </w:del>
    </w:p>
    <w:p w14:paraId="37E7F573" w14:textId="3C6C70CF" w:rsidR="002C128D" w:rsidRPr="00BB2B93" w:rsidDel="00636BEE" w:rsidRDefault="002C128D" w:rsidP="002C128D">
      <w:pPr>
        <w:snapToGrid w:val="0"/>
        <w:spacing w:beforeLines="50" w:before="156" w:line="360" w:lineRule="auto"/>
        <w:jc w:val="center"/>
        <w:rPr>
          <w:del w:id="642" w:author="li liangbin" w:date="2020-02-21T18:01:00Z"/>
          <w:rFonts w:ascii="宋体" w:hAnsi="宋体"/>
          <w:b/>
          <w:szCs w:val="21"/>
        </w:rPr>
      </w:pPr>
      <w:del w:id="643" w:author="li liangbin" w:date="2020-02-21T18:01:00Z">
        <w:r w:rsidDel="00636BEE">
          <w:rPr>
            <w:rFonts w:ascii="宋体" w:hAnsi="宋体" w:hint="eastAsia"/>
            <w:b/>
            <w:szCs w:val="21"/>
          </w:rPr>
          <w:delText>4区面积分布图                 4区高度分布图</w:delText>
        </w:r>
      </w:del>
    </w:p>
    <w:p w14:paraId="58C0054F" w14:textId="27308FDD" w:rsidR="002C128D" w:rsidRPr="002C128D" w:rsidDel="00636BEE" w:rsidRDefault="002C128D" w:rsidP="002C128D">
      <w:pPr>
        <w:snapToGrid w:val="0"/>
        <w:spacing w:line="360" w:lineRule="auto"/>
        <w:ind w:firstLineChars="50" w:firstLine="120"/>
        <w:jc w:val="center"/>
        <w:rPr>
          <w:del w:id="644" w:author="li liangbin" w:date="2020-02-21T18:01:00Z"/>
          <w:sz w:val="24"/>
          <w:szCs w:val="28"/>
        </w:rPr>
      </w:pPr>
    </w:p>
    <w:p w14:paraId="59987AF1" w14:textId="77777777" w:rsidR="002C128D" w:rsidRPr="002C128D" w:rsidRDefault="002C128D" w:rsidP="00380736">
      <w:pPr>
        <w:snapToGrid w:val="0"/>
        <w:spacing w:line="360" w:lineRule="auto"/>
        <w:ind w:firstLineChars="50" w:firstLine="120"/>
        <w:jc w:val="center"/>
        <w:rPr>
          <w:sz w:val="24"/>
          <w:szCs w:val="28"/>
        </w:rPr>
      </w:pPr>
    </w:p>
    <w:sectPr w:rsidR="002C128D" w:rsidRPr="002C128D" w:rsidSect="00FD1C64">
      <w:headerReference w:type="default" r:id="rId43"/>
      <w:footerReference w:type="even" r:id="rId44"/>
      <w:footerReference w:type="default" r:id="rId45"/>
      <w:pgSz w:w="11906" w:h="16838" w:code="9"/>
      <w:pgMar w:top="1440" w:right="1080" w:bottom="1440" w:left="1080" w:header="851" w:footer="992" w:gutter="0"/>
      <w:pgNumType w:start="0"/>
      <w:cols w:space="425"/>
      <w:titlePg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6" w:author="个人用户" w:date="2020-02-12T11:21:00Z" w:initials="个人用户">
    <w:p w14:paraId="6E0C200D" w14:textId="38438F57" w:rsidR="00636BEE" w:rsidRDefault="00636BEE">
      <w:pPr>
        <w:pStyle w:val="a9"/>
      </w:pPr>
      <w:r>
        <w:rPr>
          <w:rStyle w:val="a8"/>
        </w:rPr>
        <w:annotationRef/>
      </w:r>
      <w:r>
        <w:t>此处表格内容最好可以在软件界面自行输入编辑</w:t>
      </w:r>
      <w:r>
        <w:rPr>
          <w:rFonts w:hint="eastAsia"/>
        </w:rPr>
        <w:t>，然后</w:t>
      </w:r>
      <w:r>
        <w:t>直接导入到</w:t>
      </w:r>
      <w:r>
        <w:t>Word</w:t>
      </w:r>
      <w:r>
        <w:t>文件中</w:t>
      </w:r>
      <w:r>
        <w:rPr>
          <w:rFonts w:hint="eastAsia"/>
        </w:rPr>
        <w:t>。</w:t>
      </w:r>
    </w:p>
  </w:comment>
  <w:comment w:id="35" w:author="个人用户" w:date="2020-02-12T11:25:00Z" w:initials="个人用户">
    <w:p w14:paraId="12DEBBEC" w14:textId="2D99896B" w:rsidR="00636BEE" w:rsidRDefault="00636BEE">
      <w:pPr>
        <w:pStyle w:val="a9"/>
      </w:pPr>
      <w:r>
        <w:rPr>
          <w:rStyle w:val="a8"/>
        </w:rPr>
        <w:annotationRef/>
      </w:r>
      <w:r>
        <w:t>此处表格内容也在软件界面进行编辑</w:t>
      </w:r>
      <w:r>
        <w:rPr>
          <w:rFonts w:hint="eastAsia"/>
        </w:rPr>
        <w:t>（可单独设置一个界面，或者通过一个按钮，点击后跳出对话框进行编辑），这些参数为实验相关的一些参数，直接输入即可，保存位置可以自行选择设定。</w:t>
      </w:r>
    </w:p>
  </w:comment>
  <w:comment w:id="64" w:author="个人用户" w:date="2020-02-12T11:34:00Z" w:initials="个人用户">
    <w:p w14:paraId="27A758C2" w14:textId="29849CF6" w:rsidR="00636BEE" w:rsidRDefault="00636BEE">
      <w:pPr>
        <w:pStyle w:val="a9"/>
      </w:pPr>
      <w:r>
        <w:rPr>
          <w:rStyle w:val="a8"/>
        </w:rPr>
        <w:annotationRef/>
      </w:r>
      <w:r>
        <w:t>此处</w:t>
      </w:r>
      <w:r>
        <w:t>lx</w:t>
      </w:r>
      <w:r>
        <w:rPr>
          <w:rFonts w:hint="eastAsia"/>
        </w:rPr>
        <w:t>、</w:t>
      </w:r>
      <w:r>
        <w:t>ly</w:t>
      </w:r>
      <w:r>
        <w:rPr>
          <w:rFonts w:hint="eastAsia"/>
        </w:rPr>
        <w:t>、</w:t>
      </w:r>
      <w:r>
        <w:t>time</w:t>
      </w:r>
      <w:r>
        <w:rPr>
          <w:rFonts w:hint="eastAsia"/>
        </w:rPr>
        <w:t>、</w:t>
      </w:r>
      <w:r>
        <w:t>流速</w:t>
      </w:r>
      <w:r>
        <w:rPr>
          <w:rFonts w:hint="eastAsia"/>
        </w:rPr>
        <w:t>、</w:t>
      </w:r>
      <w:r>
        <w:t>砂比</w:t>
      </w:r>
      <w:r>
        <w:rPr>
          <w:rFonts w:hint="eastAsia"/>
        </w:rPr>
        <w:t>、</w:t>
      </w:r>
      <w:r>
        <w:t>支撑剂密度</w:t>
      </w:r>
      <w:r>
        <w:rPr>
          <w:rFonts w:hint="eastAsia"/>
        </w:rPr>
        <w:t>、</w:t>
      </w:r>
      <w:r>
        <w:t>流体粘度为用户自行在软件中输入</w:t>
      </w:r>
      <w:r>
        <w:rPr>
          <w:rFonts w:hint="eastAsia"/>
        </w:rPr>
        <w:t>，</w:t>
      </w:r>
      <w:r>
        <w:rPr>
          <w:rFonts w:hint="eastAsia"/>
        </w:rPr>
        <w:t>vx=lx/t</w:t>
      </w:r>
      <w:r>
        <w:rPr>
          <w:rFonts w:hint="eastAsia"/>
        </w:rPr>
        <w:t>，</w:t>
      </w:r>
      <w:r>
        <w:rPr>
          <w:rFonts w:hint="eastAsia"/>
        </w:rPr>
        <w:t>vy=ly/t</w:t>
      </w:r>
      <w:r>
        <w:rPr>
          <w:rFonts w:hint="eastAsia"/>
        </w:rPr>
        <w:t>，平均速度就是多次试验数据的平均值。</w:t>
      </w:r>
    </w:p>
  </w:comment>
  <w:comment w:id="198" w:author="个人用户" w:date="2020-02-12T12:32:00Z" w:initials="个人用户">
    <w:p w14:paraId="564D243B" w14:textId="04298A53" w:rsidR="00636BEE" w:rsidRDefault="00636BEE">
      <w:pPr>
        <w:pStyle w:val="a9"/>
      </w:pPr>
      <w:r>
        <w:rPr>
          <w:rStyle w:val="a8"/>
        </w:rPr>
        <w:annotationRef/>
      </w:r>
      <w:r>
        <w:rPr>
          <w:rFonts w:hint="eastAsia"/>
        </w:rPr>
        <w:t>【</w:t>
      </w:r>
      <w:r>
        <w:rPr>
          <w:rFonts w:hint="eastAsia"/>
        </w:rPr>
        <w:t>3</w:t>
      </w:r>
      <w:r>
        <w:rPr>
          <w:rFonts w:hint="eastAsia"/>
        </w:rPr>
        <w:t>】表格中流速与</w:t>
      </w:r>
      <w:r>
        <w:rPr>
          <w:rFonts w:hint="eastAsia"/>
        </w:rPr>
        <w:t>vx</w:t>
      </w:r>
      <w:r>
        <w:rPr>
          <w:rFonts w:hint="eastAsia"/>
        </w:rPr>
        <w:t>关系图，散点图，线性回归公式（软件中可以直接绘制关系图、显示回归公式）</w:t>
      </w:r>
    </w:p>
  </w:comment>
  <w:comment w:id="209" w:author="个人用户" w:date="2020-02-12T12:33:00Z" w:initials="个人用户">
    <w:p w14:paraId="48AC337F" w14:textId="38CCD35F" w:rsidR="00636BEE" w:rsidRDefault="00636BEE">
      <w:pPr>
        <w:pStyle w:val="a9"/>
      </w:pPr>
      <w:r>
        <w:rPr>
          <w:rStyle w:val="a8"/>
        </w:rPr>
        <w:annotationRef/>
      </w:r>
      <w:r>
        <w:rPr>
          <w:rFonts w:hint="eastAsia"/>
        </w:rPr>
        <w:t>【</w:t>
      </w:r>
      <w:r>
        <w:rPr>
          <w:rFonts w:hint="eastAsia"/>
        </w:rPr>
        <w:t>3</w:t>
      </w:r>
      <w:r>
        <w:rPr>
          <w:rFonts w:hint="eastAsia"/>
        </w:rPr>
        <w:t>】表格中流速与</w:t>
      </w:r>
      <w:r>
        <w:rPr>
          <w:rFonts w:hint="eastAsia"/>
        </w:rPr>
        <w:t>vy</w:t>
      </w:r>
      <w:r>
        <w:rPr>
          <w:rFonts w:hint="eastAsia"/>
        </w:rPr>
        <w:t>关系图，散点图，线性回归公式（软件中可以直接绘制关系图、显示回归公式）</w:t>
      </w:r>
    </w:p>
  </w:comment>
  <w:comment w:id="226" w:author="个人用户" w:date="2020-02-12T12:33:00Z" w:initials="个人用户">
    <w:p w14:paraId="7BCCD732" w14:textId="05995E6E" w:rsidR="00636BEE" w:rsidRDefault="00636BEE">
      <w:pPr>
        <w:pStyle w:val="a9"/>
      </w:pPr>
      <w:r>
        <w:rPr>
          <w:rStyle w:val="a8"/>
        </w:rPr>
        <w:annotationRef/>
      </w:r>
      <w:r>
        <w:rPr>
          <w:rFonts w:hint="eastAsia"/>
        </w:rPr>
        <w:t>【</w:t>
      </w:r>
      <w:r>
        <w:rPr>
          <w:rFonts w:hint="eastAsia"/>
        </w:rPr>
        <w:t>3</w:t>
      </w:r>
      <w:r>
        <w:rPr>
          <w:rFonts w:hint="eastAsia"/>
        </w:rPr>
        <w:t>】表格中砂比与</w:t>
      </w:r>
      <w:r>
        <w:rPr>
          <w:rFonts w:hint="eastAsia"/>
        </w:rPr>
        <w:t>vx</w:t>
      </w:r>
      <w:r>
        <w:rPr>
          <w:rFonts w:hint="eastAsia"/>
        </w:rPr>
        <w:t>关系图，散点图，线性回归公式（软件中可以直接绘制关系图、显示回归公式）</w:t>
      </w:r>
    </w:p>
  </w:comment>
  <w:comment w:id="238" w:author="个人用户" w:date="2020-02-12T12:34:00Z" w:initials="个人用户">
    <w:p w14:paraId="67C86864" w14:textId="5A804742" w:rsidR="00636BEE" w:rsidRDefault="00636BEE">
      <w:pPr>
        <w:pStyle w:val="a9"/>
      </w:pPr>
      <w:r>
        <w:rPr>
          <w:rStyle w:val="a8"/>
        </w:rPr>
        <w:annotationRef/>
      </w:r>
      <w:r>
        <w:rPr>
          <w:rFonts w:hint="eastAsia"/>
        </w:rPr>
        <w:t>【</w:t>
      </w:r>
      <w:r>
        <w:rPr>
          <w:rFonts w:hint="eastAsia"/>
        </w:rPr>
        <w:t>3</w:t>
      </w:r>
      <w:r>
        <w:rPr>
          <w:rFonts w:hint="eastAsia"/>
        </w:rPr>
        <w:t>】表格中砂比与</w:t>
      </w:r>
      <w:r>
        <w:rPr>
          <w:rFonts w:hint="eastAsia"/>
        </w:rPr>
        <w:t>vy</w:t>
      </w:r>
      <w:r>
        <w:rPr>
          <w:rFonts w:hint="eastAsia"/>
        </w:rPr>
        <w:t>关系图，散点图，线性回归公式（软件中可以直接绘制关系图、显示回归公式）</w:t>
      </w:r>
    </w:p>
  </w:comment>
  <w:comment w:id="254" w:author="个人用户" w:date="2020-02-12T12:34:00Z" w:initials="个人用户">
    <w:p w14:paraId="431ADAD3" w14:textId="2DA69B38" w:rsidR="00636BEE" w:rsidRDefault="00636BEE">
      <w:pPr>
        <w:pStyle w:val="a9"/>
      </w:pPr>
      <w:r>
        <w:rPr>
          <w:rStyle w:val="a8"/>
        </w:rPr>
        <w:annotationRef/>
      </w:r>
      <w:r>
        <w:rPr>
          <w:rFonts w:hint="eastAsia"/>
        </w:rPr>
        <w:t>【</w:t>
      </w:r>
      <w:r>
        <w:rPr>
          <w:rFonts w:hint="eastAsia"/>
        </w:rPr>
        <w:t>3</w:t>
      </w:r>
      <w:r>
        <w:rPr>
          <w:rFonts w:hint="eastAsia"/>
        </w:rPr>
        <w:t>】表格中支撑剂密度与</w:t>
      </w:r>
      <w:r>
        <w:rPr>
          <w:rFonts w:hint="eastAsia"/>
        </w:rPr>
        <w:t>vx</w:t>
      </w:r>
      <w:r>
        <w:rPr>
          <w:rFonts w:hint="eastAsia"/>
        </w:rPr>
        <w:t>关系图，散点图，线性回归公式（软件中可以直接绘制关系图、显示回归公式）</w:t>
      </w:r>
    </w:p>
  </w:comment>
  <w:comment w:id="263" w:author="个人用户" w:date="2020-02-12T12:34:00Z" w:initials="个人用户">
    <w:p w14:paraId="63A2E342" w14:textId="25CCBBC2" w:rsidR="00636BEE" w:rsidRDefault="00636BEE">
      <w:pPr>
        <w:pStyle w:val="a9"/>
      </w:pPr>
      <w:r>
        <w:rPr>
          <w:rStyle w:val="a8"/>
        </w:rPr>
        <w:annotationRef/>
      </w:r>
      <w:r>
        <w:rPr>
          <w:rFonts w:hint="eastAsia"/>
        </w:rPr>
        <w:t>【</w:t>
      </w:r>
      <w:r>
        <w:rPr>
          <w:rFonts w:hint="eastAsia"/>
        </w:rPr>
        <w:t>3</w:t>
      </w:r>
      <w:r>
        <w:rPr>
          <w:rFonts w:hint="eastAsia"/>
        </w:rPr>
        <w:t>】表格中支撑剂密度与</w:t>
      </w:r>
      <w:r>
        <w:rPr>
          <w:rFonts w:hint="eastAsia"/>
        </w:rPr>
        <w:t>vy</w:t>
      </w:r>
      <w:r>
        <w:rPr>
          <w:rFonts w:hint="eastAsia"/>
        </w:rPr>
        <w:t>关系图，散点图，线性回归公式（软件中可以直接绘制关系图、显示回归公式）</w:t>
      </w:r>
    </w:p>
  </w:comment>
  <w:comment w:id="274" w:author="个人用户" w:date="2020-02-12T12:35:00Z" w:initials="个人用户">
    <w:p w14:paraId="3A4BC596" w14:textId="7DDB4E46" w:rsidR="00636BEE" w:rsidRDefault="00636BEE">
      <w:pPr>
        <w:pStyle w:val="a9"/>
      </w:pPr>
      <w:r>
        <w:rPr>
          <w:rStyle w:val="a8"/>
        </w:rPr>
        <w:annotationRef/>
      </w:r>
      <w:r>
        <w:rPr>
          <w:rFonts w:hint="eastAsia"/>
        </w:rPr>
        <w:t>【</w:t>
      </w:r>
      <w:r>
        <w:rPr>
          <w:rFonts w:hint="eastAsia"/>
        </w:rPr>
        <w:t>3</w:t>
      </w:r>
      <w:r>
        <w:rPr>
          <w:rFonts w:hint="eastAsia"/>
        </w:rPr>
        <w:t>】表格中压裂液粘度与</w:t>
      </w:r>
      <w:r>
        <w:rPr>
          <w:rFonts w:hint="eastAsia"/>
        </w:rPr>
        <w:t>vx</w:t>
      </w:r>
      <w:r>
        <w:rPr>
          <w:rFonts w:hint="eastAsia"/>
        </w:rPr>
        <w:t>关系图，散点图，线性回归公式（软件中可以直接绘制关系图、显示回归公式）</w:t>
      </w:r>
    </w:p>
  </w:comment>
  <w:comment w:id="283" w:author="个人用户" w:date="2020-02-12T12:35:00Z" w:initials="个人用户">
    <w:p w14:paraId="15CD9C6A" w14:textId="630BA7B3" w:rsidR="00636BEE" w:rsidRDefault="00636BEE">
      <w:pPr>
        <w:pStyle w:val="a9"/>
      </w:pPr>
      <w:r>
        <w:rPr>
          <w:rStyle w:val="a8"/>
        </w:rPr>
        <w:annotationRef/>
      </w:r>
      <w:r>
        <w:rPr>
          <w:rFonts w:hint="eastAsia"/>
        </w:rPr>
        <w:t>【</w:t>
      </w:r>
      <w:r>
        <w:rPr>
          <w:rFonts w:hint="eastAsia"/>
        </w:rPr>
        <w:t>3</w:t>
      </w:r>
      <w:r>
        <w:rPr>
          <w:rFonts w:hint="eastAsia"/>
        </w:rPr>
        <w:t>】表格中压裂液粘度与</w:t>
      </w:r>
      <w:r>
        <w:rPr>
          <w:rFonts w:hint="eastAsia"/>
        </w:rPr>
        <w:t>vy</w:t>
      </w:r>
      <w:r>
        <w:rPr>
          <w:rFonts w:hint="eastAsia"/>
        </w:rPr>
        <w:t>关系图，散点图，线性回归公式（软件中可以直接绘制关系图、显示回归公式）</w:t>
      </w:r>
    </w:p>
  </w:comment>
  <w:comment w:id="303" w:author="个人用户" w:date="2020-02-12T12:38:00Z" w:initials="个人用户">
    <w:p w14:paraId="37D9A0DF" w14:textId="058AFE70" w:rsidR="00636BEE" w:rsidRDefault="00636BEE">
      <w:pPr>
        <w:pStyle w:val="a9"/>
      </w:pPr>
      <w:r>
        <w:rPr>
          <w:rStyle w:val="a8"/>
        </w:rPr>
        <w:annotationRef/>
      </w:r>
      <w:r>
        <w:t>将若干曲线绘制在一起</w:t>
      </w:r>
      <w:r>
        <w:rPr>
          <w:rFonts w:hint="eastAsia"/>
        </w:rPr>
        <w:t>，</w:t>
      </w:r>
      <w:r>
        <w:t>此处为</w:t>
      </w:r>
      <w:r>
        <w:rPr>
          <w:rFonts w:hint="eastAsia"/>
        </w:rPr>
        <w:t>8</w:t>
      </w:r>
      <w:r>
        <w:rPr>
          <w:rFonts w:hint="eastAsia"/>
        </w:rPr>
        <w:t>条，这个图上只显示了一条。</w:t>
      </w:r>
    </w:p>
  </w:comment>
  <w:comment w:id="305" w:author="个人用户" w:date="2020-02-12T15:05:00Z" w:initials="个人用户">
    <w:p w14:paraId="5B0BACC6" w14:textId="7695EA04" w:rsidR="00636BEE" w:rsidRDefault="00636BEE">
      <w:pPr>
        <w:pStyle w:val="a9"/>
      </w:pPr>
      <w:r>
        <w:rPr>
          <w:rStyle w:val="a8"/>
        </w:rPr>
        <w:annotationRef/>
      </w:r>
      <w:r>
        <w:t>此处是将平板纵向平均分成四个部分</w:t>
      </w:r>
      <w:r>
        <w:rPr>
          <w:rFonts w:hint="eastAsia"/>
        </w:rPr>
        <w:t>，</w:t>
      </w:r>
      <w:r>
        <w:t>计算每部分曲线围成的面积与增幅</w:t>
      </w:r>
      <w:r>
        <w:rPr>
          <w:rFonts w:hint="eastAsia"/>
        </w:rPr>
        <w:t>。高度就是每部分内曲线平均坐标值（如果可以转化为实际高度就更好了，可以在手动绘制框的时候输入框的实际长和高，按照比例换算）。</w:t>
      </w:r>
    </w:p>
  </w:comment>
  <w:comment w:id="538" w:author="个人用户" w:date="2020-02-12T15:07:00Z" w:initials="个人用户">
    <w:p w14:paraId="0133F210" w14:textId="6937618E" w:rsidR="00636BEE" w:rsidRDefault="00636BEE">
      <w:pPr>
        <w:pStyle w:val="a9"/>
      </w:pPr>
      <w:r>
        <w:rPr>
          <w:rStyle w:val="a8"/>
        </w:rPr>
        <w:annotationRef/>
      </w:r>
      <w:r>
        <w:rPr>
          <w:rFonts w:hint="eastAsia"/>
        </w:rPr>
        <w:t>【</w:t>
      </w:r>
      <w:r>
        <w:rPr>
          <w:rFonts w:hint="eastAsia"/>
        </w:rPr>
        <w:t>8</w:t>
      </w:r>
      <w:r>
        <w:rPr>
          <w:rFonts w:hint="eastAsia"/>
        </w:rPr>
        <w:t>】表格内容绘制的柱状图</w:t>
      </w:r>
    </w:p>
  </w:comment>
  <w:comment w:id="551" w:author="个人用户" w:date="2020-02-12T15:07:00Z" w:initials="个人用户">
    <w:p w14:paraId="51C6955E" w14:textId="77777777" w:rsidR="008301F8" w:rsidRDefault="008301F8" w:rsidP="008301F8">
      <w:pPr>
        <w:pStyle w:val="a9"/>
      </w:pPr>
      <w:r>
        <w:rPr>
          <w:rStyle w:val="a8"/>
        </w:rPr>
        <w:annotationRef/>
      </w:r>
      <w:r>
        <w:rPr>
          <w:rFonts w:hint="eastAsia"/>
        </w:rPr>
        <w:t>【</w:t>
      </w:r>
      <w:r>
        <w:rPr>
          <w:rFonts w:hint="eastAsia"/>
        </w:rPr>
        <w:t>8</w:t>
      </w:r>
      <w:r>
        <w:rPr>
          <w:rFonts w:hint="eastAsia"/>
        </w:rPr>
        <w:t>】表格内容绘制的柱状图</w:t>
      </w:r>
    </w:p>
  </w:comment>
  <w:comment w:id="624" w:author="个人用户" w:date="2020-02-12T15:09:00Z" w:initials="个人用户">
    <w:p w14:paraId="0CA6676B" w14:textId="653D8C3B" w:rsidR="00636BEE" w:rsidRDefault="00636BEE">
      <w:pPr>
        <w:pStyle w:val="a9"/>
      </w:pPr>
      <w:r>
        <w:rPr>
          <w:rStyle w:val="a8"/>
        </w:rPr>
        <w:annotationRef/>
      </w:r>
      <w:r>
        <w:t>将所有曲线的各区域面积</w:t>
      </w:r>
      <w:r>
        <w:rPr>
          <w:rFonts w:hint="eastAsia"/>
        </w:rPr>
        <w:t>、</w:t>
      </w:r>
      <w:r>
        <w:t>高度绘制在一起</w:t>
      </w:r>
      <w:r>
        <w:rPr>
          <w:rFonts w:hint="eastAsia"/>
        </w:rPr>
        <w:t>，</w:t>
      </w:r>
      <w:r>
        <w:t>进行比较</w:t>
      </w:r>
      <w:r>
        <w:rPr>
          <w:rFonts w:hint="eastAsia"/>
        </w:rPr>
        <w:t>（散点图或柱状图）。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E0C200D" w15:done="0"/>
  <w15:commentEx w15:paraId="12DEBBEC" w15:done="0"/>
  <w15:commentEx w15:paraId="27A758C2" w15:done="0"/>
  <w15:commentEx w15:paraId="564D243B" w15:done="0"/>
  <w15:commentEx w15:paraId="48AC337F" w15:done="0"/>
  <w15:commentEx w15:paraId="7BCCD732" w15:done="0"/>
  <w15:commentEx w15:paraId="67C86864" w15:done="0"/>
  <w15:commentEx w15:paraId="431ADAD3" w15:done="0"/>
  <w15:commentEx w15:paraId="63A2E342" w15:done="0"/>
  <w15:commentEx w15:paraId="3A4BC596" w15:done="0"/>
  <w15:commentEx w15:paraId="15CD9C6A" w15:done="0"/>
  <w15:commentEx w15:paraId="37D9A0DF" w15:done="0"/>
  <w15:commentEx w15:paraId="5B0BACC6" w15:done="0"/>
  <w15:commentEx w15:paraId="0133F210" w15:done="0"/>
  <w15:commentEx w15:paraId="51C6955E" w15:done="0"/>
  <w15:commentEx w15:paraId="0CA6676B" w15:done="0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386AB1" w14:textId="77777777" w:rsidR="00B523A2" w:rsidRDefault="00B523A2">
      <w:r>
        <w:separator/>
      </w:r>
    </w:p>
  </w:endnote>
  <w:endnote w:type="continuationSeparator" w:id="0">
    <w:p w14:paraId="54EA85AF" w14:textId="77777777" w:rsidR="00B523A2" w:rsidRDefault="00B523A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7B5BD9" w14:textId="77777777" w:rsidR="00636BEE" w:rsidRDefault="00636BEE" w:rsidP="00E077B7">
    <w:pPr>
      <w:pStyle w:val="a4"/>
      <w:framePr w:wrap="around" w:vAnchor="text" w:hAnchor="margin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2A7F59E4" w14:textId="77777777" w:rsidR="00636BEE" w:rsidRDefault="00636BEE" w:rsidP="00E077B7">
    <w:pPr>
      <w:pStyle w:val="a4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9071C9" w14:textId="12380F4D" w:rsidR="00636BEE" w:rsidRDefault="00636BEE" w:rsidP="006873C2">
    <w:pPr>
      <w:pStyle w:val="a4"/>
      <w:framePr w:wrap="around" w:vAnchor="text" w:hAnchor="page" w:x="6155" w:y="210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775D7F">
      <w:rPr>
        <w:rStyle w:val="a7"/>
        <w:noProof/>
      </w:rPr>
      <w:t>4</w:t>
    </w:r>
    <w:r>
      <w:rPr>
        <w:rStyle w:val="a7"/>
      </w:rPr>
      <w:fldChar w:fldCharType="end"/>
    </w:r>
  </w:p>
  <w:p w14:paraId="466A0A81" w14:textId="77777777" w:rsidR="00636BEE" w:rsidRDefault="00636BEE" w:rsidP="00E077B7">
    <w:pPr>
      <w:pStyle w:val="a4"/>
      <w:ind w:firstLine="360"/>
      <w:jc w:val="center"/>
    </w:pPr>
    <w:r>
      <w:rPr>
        <w:rFonts w:hint="eastAsia"/>
      </w:rPr>
      <w:t>可视平板数字化处理与分析系统</w:t>
    </w:r>
    <w:r>
      <w:rPr>
        <w:rFonts w:hint="eastAsia"/>
      </w:rPr>
      <w:t xml:space="preserve">2015  </w:t>
    </w:r>
    <w:r>
      <w:rPr>
        <w:rFonts w:hint="eastAsia"/>
      </w:rPr>
      <w:t>技术支持</w:t>
    </w:r>
    <w:r>
      <w:rPr>
        <w:rFonts w:hint="eastAsia"/>
      </w:rPr>
      <w:t>:www.fracid.net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8514C2" w14:textId="77777777" w:rsidR="00B523A2" w:rsidRDefault="00B523A2">
      <w:r>
        <w:separator/>
      </w:r>
    </w:p>
  </w:footnote>
  <w:footnote w:type="continuationSeparator" w:id="0">
    <w:p w14:paraId="2DB02D2C" w14:textId="77777777" w:rsidR="00B523A2" w:rsidRDefault="00B523A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2896E3" w14:textId="77777777" w:rsidR="00636BEE" w:rsidRPr="006F0B2C" w:rsidRDefault="00636BEE" w:rsidP="00F10E73">
    <w:pPr>
      <w:pStyle w:val="a3"/>
      <w:rPr>
        <w:rFonts w:ascii="宋体" w:hAnsi="宋体"/>
        <w:sz w:val="21"/>
        <w:szCs w:val="21"/>
      </w:rPr>
    </w:pPr>
    <w:r w:rsidRPr="006F0B2C">
      <w:rPr>
        <w:rFonts w:ascii="宋体" w:hAnsi="宋体" w:hint="eastAsia"/>
        <w:bCs/>
        <w:sz w:val="21"/>
        <w:szCs w:val="21"/>
      </w:rPr>
      <w:t>支撑剂沉降运移规律测试报告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442104"/>
    <w:multiLevelType w:val="multilevel"/>
    <w:tmpl w:val="C100B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li liangbin">
    <w15:presenceInfo w15:providerId="Windows Live" w15:userId="cef72057e05ac28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6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2B4464"/>
    <w:rsid w:val="00003C70"/>
    <w:rsid w:val="00005DAE"/>
    <w:rsid w:val="000071BC"/>
    <w:rsid w:val="000117F1"/>
    <w:rsid w:val="00015368"/>
    <w:rsid w:val="000175D7"/>
    <w:rsid w:val="000201E2"/>
    <w:rsid w:val="00023B95"/>
    <w:rsid w:val="000246CC"/>
    <w:rsid w:val="00026471"/>
    <w:rsid w:val="0003163C"/>
    <w:rsid w:val="0003218E"/>
    <w:rsid w:val="0003227C"/>
    <w:rsid w:val="00036A1D"/>
    <w:rsid w:val="0003713E"/>
    <w:rsid w:val="00037532"/>
    <w:rsid w:val="00042613"/>
    <w:rsid w:val="00044785"/>
    <w:rsid w:val="00044C77"/>
    <w:rsid w:val="00044CFF"/>
    <w:rsid w:val="000459DD"/>
    <w:rsid w:val="000525B7"/>
    <w:rsid w:val="0005473F"/>
    <w:rsid w:val="00056457"/>
    <w:rsid w:val="000604A2"/>
    <w:rsid w:val="00060840"/>
    <w:rsid w:val="00063AC1"/>
    <w:rsid w:val="00064F16"/>
    <w:rsid w:val="000658CA"/>
    <w:rsid w:val="00067F7A"/>
    <w:rsid w:val="00077173"/>
    <w:rsid w:val="00077C75"/>
    <w:rsid w:val="00085F48"/>
    <w:rsid w:val="000865E5"/>
    <w:rsid w:val="00090A2A"/>
    <w:rsid w:val="00091C44"/>
    <w:rsid w:val="00092D13"/>
    <w:rsid w:val="00093346"/>
    <w:rsid w:val="00096500"/>
    <w:rsid w:val="000B3BBE"/>
    <w:rsid w:val="000B4128"/>
    <w:rsid w:val="000C486D"/>
    <w:rsid w:val="000C627B"/>
    <w:rsid w:val="000C79D5"/>
    <w:rsid w:val="000D23AC"/>
    <w:rsid w:val="000D2D20"/>
    <w:rsid w:val="000F1B17"/>
    <w:rsid w:val="000F3856"/>
    <w:rsid w:val="00100241"/>
    <w:rsid w:val="00100865"/>
    <w:rsid w:val="00103847"/>
    <w:rsid w:val="00105A26"/>
    <w:rsid w:val="00110871"/>
    <w:rsid w:val="001171CB"/>
    <w:rsid w:val="00120A4E"/>
    <w:rsid w:val="00132E27"/>
    <w:rsid w:val="00137AA4"/>
    <w:rsid w:val="001424A6"/>
    <w:rsid w:val="001433D6"/>
    <w:rsid w:val="001472B7"/>
    <w:rsid w:val="00156DB5"/>
    <w:rsid w:val="0016193C"/>
    <w:rsid w:val="00161DF3"/>
    <w:rsid w:val="0016782E"/>
    <w:rsid w:val="0017241F"/>
    <w:rsid w:val="00173B56"/>
    <w:rsid w:val="0018176B"/>
    <w:rsid w:val="00181BF0"/>
    <w:rsid w:val="001855FD"/>
    <w:rsid w:val="00192581"/>
    <w:rsid w:val="001A0F5B"/>
    <w:rsid w:val="001A11FF"/>
    <w:rsid w:val="001A2276"/>
    <w:rsid w:val="001A7710"/>
    <w:rsid w:val="001B68B5"/>
    <w:rsid w:val="001B7856"/>
    <w:rsid w:val="001B7EE5"/>
    <w:rsid w:val="001C2C08"/>
    <w:rsid w:val="001C3A47"/>
    <w:rsid w:val="001C6975"/>
    <w:rsid w:val="001C715B"/>
    <w:rsid w:val="001D08E7"/>
    <w:rsid w:val="001D0B8F"/>
    <w:rsid w:val="001D42A5"/>
    <w:rsid w:val="001D7E7E"/>
    <w:rsid w:val="001E09C8"/>
    <w:rsid w:val="001F5F4D"/>
    <w:rsid w:val="001F7DA2"/>
    <w:rsid w:val="00202CDD"/>
    <w:rsid w:val="00205C8B"/>
    <w:rsid w:val="00210DA4"/>
    <w:rsid w:val="00220C85"/>
    <w:rsid w:val="00224B27"/>
    <w:rsid w:val="00225DDE"/>
    <w:rsid w:val="002266DC"/>
    <w:rsid w:val="00234860"/>
    <w:rsid w:val="002358E1"/>
    <w:rsid w:val="00237B5D"/>
    <w:rsid w:val="00240F0D"/>
    <w:rsid w:val="00242859"/>
    <w:rsid w:val="002569B1"/>
    <w:rsid w:val="002626C7"/>
    <w:rsid w:val="0026288F"/>
    <w:rsid w:val="00264B13"/>
    <w:rsid w:val="0026695B"/>
    <w:rsid w:val="002706F4"/>
    <w:rsid w:val="0027602A"/>
    <w:rsid w:val="00277187"/>
    <w:rsid w:val="00280AC6"/>
    <w:rsid w:val="00285FE6"/>
    <w:rsid w:val="00287174"/>
    <w:rsid w:val="002928FE"/>
    <w:rsid w:val="00295F53"/>
    <w:rsid w:val="002A07D4"/>
    <w:rsid w:val="002B053A"/>
    <w:rsid w:val="002B4464"/>
    <w:rsid w:val="002C128D"/>
    <w:rsid w:val="002C38C2"/>
    <w:rsid w:val="002C553B"/>
    <w:rsid w:val="002D0CD5"/>
    <w:rsid w:val="002D1DFF"/>
    <w:rsid w:val="002D34BD"/>
    <w:rsid w:val="002D3569"/>
    <w:rsid w:val="002E0876"/>
    <w:rsid w:val="002E5D8A"/>
    <w:rsid w:val="002F2562"/>
    <w:rsid w:val="00300B3C"/>
    <w:rsid w:val="0030107D"/>
    <w:rsid w:val="00304E77"/>
    <w:rsid w:val="003114FD"/>
    <w:rsid w:val="003166C1"/>
    <w:rsid w:val="0032367F"/>
    <w:rsid w:val="00333015"/>
    <w:rsid w:val="003437E8"/>
    <w:rsid w:val="003455B9"/>
    <w:rsid w:val="00347069"/>
    <w:rsid w:val="0035465C"/>
    <w:rsid w:val="003610E3"/>
    <w:rsid w:val="00366FBD"/>
    <w:rsid w:val="00372A5E"/>
    <w:rsid w:val="00376673"/>
    <w:rsid w:val="00380736"/>
    <w:rsid w:val="003828F8"/>
    <w:rsid w:val="003830ED"/>
    <w:rsid w:val="00383626"/>
    <w:rsid w:val="00385D60"/>
    <w:rsid w:val="00390CC1"/>
    <w:rsid w:val="00391C82"/>
    <w:rsid w:val="00391F92"/>
    <w:rsid w:val="003924C6"/>
    <w:rsid w:val="00393B4D"/>
    <w:rsid w:val="00394FFC"/>
    <w:rsid w:val="003971B6"/>
    <w:rsid w:val="003A1231"/>
    <w:rsid w:val="003A39DB"/>
    <w:rsid w:val="003A7A59"/>
    <w:rsid w:val="003A7BC7"/>
    <w:rsid w:val="003B0EE4"/>
    <w:rsid w:val="003B3F1B"/>
    <w:rsid w:val="003B62DF"/>
    <w:rsid w:val="003C0BE5"/>
    <w:rsid w:val="003C0D79"/>
    <w:rsid w:val="003C785E"/>
    <w:rsid w:val="003D29F0"/>
    <w:rsid w:val="003D2A25"/>
    <w:rsid w:val="003D32AD"/>
    <w:rsid w:val="003D6719"/>
    <w:rsid w:val="003E027B"/>
    <w:rsid w:val="003E0A44"/>
    <w:rsid w:val="003E1265"/>
    <w:rsid w:val="003E3DC2"/>
    <w:rsid w:val="003E424B"/>
    <w:rsid w:val="003E583A"/>
    <w:rsid w:val="003E5DD5"/>
    <w:rsid w:val="003E6A72"/>
    <w:rsid w:val="003E7AAF"/>
    <w:rsid w:val="003F0D0B"/>
    <w:rsid w:val="003F3889"/>
    <w:rsid w:val="003F5ED5"/>
    <w:rsid w:val="003F68F6"/>
    <w:rsid w:val="003F74D3"/>
    <w:rsid w:val="00411E37"/>
    <w:rsid w:val="0041474D"/>
    <w:rsid w:val="0041587B"/>
    <w:rsid w:val="00415FF8"/>
    <w:rsid w:val="004160DC"/>
    <w:rsid w:val="00420096"/>
    <w:rsid w:val="0043176A"/>
    <w:rsid w:val="00434978"/>
    <w:rsid w:val="00446F52"/>
    <w:rsid w:val="00450CBC"/>
    <w:rsid w:val="004539F1"/>
    <w:rsid w:val="0046195C"/>
    <w:rsid w:val="00464C95"/>
    <w:rsid w:val="00467126"/>
    <w:rsid w:val="00471257"/>
    <w:rsid w:val="00473D45"/>
    <w:rsid w:val="004766F4"/>
    <w:rsid w:val="004853A9"/>
    <w:rsid w:val="0049381C"/>
    <w:rsid w:val="004A507F"/>
    <w:rsid w:val="004B3799"/>
    <w:rsid w:val="004B3A7D"/>
    <w:rsid w:val="004B4532"/>
    <w:rsid w:val="004B4786"/>
    <w:rsid w:val="004B72F9"/>
    <w:rsid w:val="004B7930"/>
    <w:rsid w:val="004C43D9"/>
    <w:rsid w:val="004C5BCE"/>
    <w:rsid w:val="004D434B"/>
    <w:rsid w:val="004E0DCC"/>
    <w:rsid w:val="004E37F7"/>
    <w:rsid w:val="004E55C2"/>
    <w:rsid w:val="004F41C2"/>
    <w:rsid w:val="004F4C50"/>
    <w:rsid w:val="005037D3"/>
    <w:rsid w:val="00504D22"/>
    <w:rsid w:val="00506018"/>
    <w:rsid w:val="00506904"/>
    <w:rsid w:val="0050692F"/>
    <w:rsid w:val="00510532"/>
    <w:rsid w:val="0051240B"/>
    <w:rsid w:val="00512B1C"/>
    <w:rsid w:val="005204B4"/>
    <w:rsid w:val="00521B96"/>
    <w:rsid w:val="00521C47"/>
    <w:rsid w:val="00524266"/>
    <w:rsid w:val="00525F6C"/>
    <w:rsid w:val="005261F4"/>
    <w:rsid w:val="00526532"/>
    <w:rsid w:val="005318C7"/>
    <w:rsid w:val="00543A23"/>
    <w:rsid w:val="005557CA"/>
    <w:rsid w:val="005572FC"/>
    <w:rsid w:val="005612C9"/>
    <w:rsid w:val="00562E90"/>
    <w:rsid w:val="00562FDD"/>
    <w:rsid w:val="00564BD3"/>
    <w:rsid w:val="00566F84"/>
    <w:rsid w:val="00574320"/>
    <w:rsid w:val="00575C98"/>
    <w:rsid w:val="00580D6F"/>
    <w:rsid w:val="00583B6B"/>
    <w:rsid w:val="0058469E"/>
    <w:rsid w:val="00585D35"/>
    <w:rsid w:val="005926E7"/>
    <w:rsid w:val="005939B1"/>
    <w:rsid w:val="00594A5C"/>
    <w:rsid w:val="00594DF4"/>
    <w:rsid w:val="005963CD"/>
    <w:rsid w:val="005A22AE"/>
    <w:rsid w:val="005A5869"/>
    <w:rsid w:val="005B0D1E"/>
    <w:rsid w:val="005B2307"/>
    <w:rsid w:val="005B5793"/>
    <w:rsid w:val="005B5D71"/>
    <w:rsid w:val="005C09AF"/>
    <w:rsid w:val="005C3162"/>
    <w:rsid w:val="005C5FC0"/>
    <w:rsid w:val="005C6E36"/>
    <w:rsid w:val="005D3B99"/>
    <w:rsid w:val="005D513C"/>
    <w:rsid w:val="005E1013"/>
    <w:rsid w:val="005E2FAE"/>
    <w:rsid w:val="005E5E4D"/>
    <w:rsid w:val="005F073D"/>
    <w:rsid w:val="005F249C"/>
    <w:rsid w:val="005F3800"/>
    <w:rsid w:val="005F6246"/>
    <w:rsid w:val="005F66DF"/>
    <w:rsid w:val="00601AEE"/>
    <w:rsid w:val="00601B45"/>
    <w:rsid w:val="00601EB9"/>
    <w:rsid w:val="00602DE4"/>
    <w:rsid w:val="00623205"/>
    <w:rsid w:val="006304CD"/>
    <w:rsid w:val="00632C7F"/>
    <w:rsid w:val="00632DB8"/>
    <w:rsid w:val="006352DF"/>
    <w:rsid w:val="00636BEE"/>
    <w:rsid w:val="00637CC8"/>
    <w:rsid w:val="00640A7C"/>
    <w:rsid w:val="00641E1C"/>
    <w:rsid w:val="00642C7C"/>
    <w:rsid w:val="006469FE"/>
    <w:rsid w:val="00650CA3"/>
    <w:rsid w:val="006529BB"/>
    <w:rsid w:val="00653584"/>
    <w:rsid w:val="00654BFF"/>
    <w:rsid w:val="006569B2"/>
    <w:rsid w:val="00657823"/>
    <w:rsid w:val="00663272"/>
    <w:rsid w:val="00663A8B"/>
    <w:rsid w:val="006642C1"/>
    <w:rsid w:val="00670FB8"/>
    <w:rsid w:val="006737B5"/>
    <w:rsid w:val="00673DEE"/>
    <w:rsid w:val="006801D2"/>
    <w:rsid w:val="00684269"/>
    <w:rsid w:val="006857AF"/>
    <w:rsid w:val="006873C2"/>
    <w:rsid w:val="00693F7F"/>
    <w:rsid w:val="00697589"/>
    <w:rsid w:val="006A2CC5"/>
    <w:rsid w:val="006A42A5"/>
    <w:rsid w:val="006A46F9"/>
    <w:rsid w:val="006A791B"/>
    <w:rsid w:val="006B2689"/>
    <w:rsid w:val="006B2C3C"/>
    <w:rsid w:val="006B658F"/>
    <w:rsid w:val="006B6CA1"/>
    <w:rsid w:val="006C1285"/>
    <w:rsid w:val="006C1520"/>
    <w:rsid w:val="006C417E"/>
    <w:rsid w:val="006C748F"/>
    <w:rsid w:val="006D4B0B"/>
    <w:rsid w:val="006D5191"/>
    <w:rsid w:val="006D64AB"/>
    <w:rsid w:val="006E2CD8"/>
    <w:rsid w:val="006E4A2F"/>
    <w:rsid w:val="006E62DD"/>
    <w:rsid w:val="006E6920"/>
    <w:rsid w:val="006F0B2C"/>
    <w:rsid w:val="006F298F"/>
    <w:rsid w:val="00700B8D"/>
    <w:rsid w:val="00711B78"/>
    <w:rsid w:val="00715687"/>
    <w:rsid w:val="00735354"/>
    <w:rsid w:val="007354EC"/>
    <w:rsid w:val="00736227"/>
    <w:rsid w:val="00741DD0"/>
    <w:rsid w:val="00745DF4"/>
    <w:rsid w:val="007475DF"/>
    <w:rsid w:val="00750886"/>
    <w:rsid w:val="00750A8B"/>
    <w:rsid w:val="007519C1"/>
    <w:rsid w:val="00751B6C"/>
    <w:rsid w:val="00753435"/>
    <w:rsid w:val="0075649E"/>
    <w:rsid w:val="007573BD"/>
    <w:rsid w:val="00762C33"/>
    <w:rsid w:val="00770779"/>
    <w:rsid w:val="007708D3"/>
    <w:rsid w:val="00770C7B"/>
    <w:rsid w:val="00775C34"/>
    <w:rsid w:val="00775D7F"/>
    <w:rsid w:val="0077629E"/>
    <w:rsid w:val="00781628"/>
    <w:rsid w:val="00782FD6"/>
    <w:rsid w:val="00783816"/>
    <w:rsid w:val="00783D05"/>
    <w:rsid w:val="00796AF1"/>
    <w:rsid w:val="007978F3"/>
    <w:rsid w:val="007A259E"/>
    <w:rsid w:val="007A3AA0"/>
    <w:rsid w:val="007A4972"/>
    <w:rsid w:val="007A6112"/>
    <w:rsid w:val="007A6A81"/>
    <w:rsid w:val="007B12DA"/>
    <w:rsid w:val="007B14CB"/>
    <w:rsid w:val="007B1810"/>
    <w:rsid w:val="007B29BF"/>
    <w:rsid w:val="007B36CE"/>
    <w:rsid w:val="007B485F"/>
    <w:rsid w:val="007B535A"/>
    <w:rsid w:val="007B7356"/>
    <w:rsid w:val="007C2158"/>
    <w:rsid w:val="007C7B66"/>
    <w:rsid w:val="007D2108"/>
    <w:rsid w:val="007D265A"/>
    <w:rsid w:val="007D6D72"/>
    <w:rsid w:val="007D6F12"/>
    <w:rsid w:val="007E082F"/>
    <w:rsid w:val="007E0B21"/>
    <w:rsid w:val="007F1FF5"/>
    <w:rsid w:val="007F4EE6"/>
    <w:rsid w:val="007F7DF6"/>
    <w:rsid w:val="00800DA7"/>
    <w:rsid w:val="00810081"/>
    <w:rsid w:val="00812103"/>
    <w:rsid w:val="00812486"/>
    <w:rsid w:val="0082624B"/>
    <w:rsid w:val="008301F8"/>
    <w:rsid w:val="00830664"/>
    <w:rsid w:val="00833222"/>
    <w:rsid w:val="008350E3"/>
    <w:rsid w:val="008442A7"/>
    <w:rsid w:val="008522B1"/>
    <w:rsid w:val="008524EA"/>
    <w:rsid w:val="008558FD"/>
    <w:rsid w:val="00862FB3"/>
    <w:rsid w:val="0086347E"/>
    <w:rsid w:val="00863D9A"/>
    <w:rsid w:val="00865167"/>
    <w:rsid w:val="008662D0"/>
    <w:rsid w:val="00873536"/>
    <w:rsid w:val="0087483E"/>
    <w:rsid w:val="00876216"/>
    <w:rsid w:val="00876B2A"/>
    <w:rsid w:val="00877C1E"/>
    <w:rsid w:val="00882446"/>
    <w:rsid w:val="00884EB8"/>
    <w:rsid w:val="00893188"/>
    <w:rsid w:val="00894A52"/>
    <w:rsid w:val="00897513"/>
    <w:rsid w:val="008A4B87"/>
    <w:rsid w:val="008A63CE"/>
    <w:rsid w:val="008A6CEC"/>
    <w:rsid w:val="008A6D93"/>
    <w:rsid w:val="008A6FE0"/>
    <w:rsid w:val="008B2BFB"/>
    <w:rsid w:val="008B45C9"/>
    <w:rsid w:val="008D482D"/>
    <w:rsid w:val="008D6C68"/>
    <w:rsid w:val="008F1896"/>
    <w:rsid w:val="008F1B3C"/>
    <w:rsid w:val="008F429F"/>
    <w:rsid w:val="008F6B23"/>
    <w:rsid w:val="009010E6"/>
    <w:rsid w:val="00906F83"/>
    <w:rsid w:val="009132E2"/>
    <w:rsid w:val="009140F7"/>
    <w:rsid w:val="0092123A"/>
    <w:rsid w:val="00921264"/>
    <w:rsid w:val="0092353D"/>
    <w:rsid w:val="00925A59"/>
    <w:rsid w:val="00926049"/>
    <w:rsid w:val="00930B61"/>
    <w:rsid w:val="00932DC3"/>
    <w:rsid w:val="00941C05"/>
    <w:rsid w:val="009441E0"/>
    <w:rsid w:val="00945949"/>
    <w:rsid w:val="009459B9"/>
    <w:rsid w:val="00947288"/>
    <w:rsid w:val="00947C74"/>
    <w:rsid w:val="00956608"/>
    <w:rsid w:val="00956A2D"/>
    <w:rsid w:val="0096247D"/>
    <w:rsid w:val="00965E80"/>
    <w:rsid w:val="00967098"/>
    <w:rsid w:val="00981986"/>
    <w:rsid w:val="0098347E"/>
    <w:rsid w:val="00983ADD"/>
    <w:rsid w:val="0098564B"/>
    <w:rsid w:val="009902A1"/>
    <w:rsid w:val="0099095A"/>
    <w:rsid w:val="009A50FF"/>
    <w:rsid w:val="009B0EB8"/>
    <w:rsid w:val="009B1433"/>
    <w:rsid w:val="009B22BD"/>
    <w:rsid w:val="009C50F9"/>
    <w:rsid w:val="009D2014"/>
    <w:rsid w:val="009D25F2"/>
    <w:rsid w:val="009D5914"/>
    <w:rsid w:val="009D7762"/>
    <w:rsid w:val="009E10B9"/>
    <w:rsid w:val="009F0F11"/>
    <w:rsid w:val="00A003EF"/>
    <w:rsid w:val="00A00B2D"/>
    <w:rsid w:val="00A04346"/>
    <w:rsid w:val="00A057E2"/>
    <w:rsid w:val="00A05CAE"/>
    <w:rsid w:val="00A10043"/>
    <w:rsid w:val="00A11A15"/>
    <w:rsid w:val="00A150B3"/>
    <w:rsid w:val="00A30731"/>
    <w:rsid w:val="00A3568C"/>
    <w:rsid w:val="00A41F6D"/>
    <w:rsid w:val="00A45957"/>
    <w:rsid w:val="00A47F29"/>
    <w:rsid w:val="00A514F5"/>
    <w:rsid w:val="00A57AFE"/>
    <w:rsid w:val="00A6384A"/>
    <w:rsid w:val="00A6436D"/>
    <w:rsid w:val="00A6595D"/>
    <w:rsid w:val="00A73F82"/>
    <w:rsid w:val="00A74100"/>
    <w:rsid w:val="00A809F3"/>
    <w:rsid w:val="00A81777"/>
    <w:rsid w:val="00A83BCF"/>
    <w:rsid w:val="00A93FBF"/>
    <w:rsid w:val="00AA3711"/>
    <w:rsid w:val="00AA71FF"/>
    <w:rsid w:val="00AB05CA"/>
    <w:rsid w:val="00AB2DFE"/>
    <w:rsid w:val="00AB31AA"/>
    <w:rsid w:val="00AB5EE3"/>
    <w:rsid w:val="00AB6DC4"/>
    <w:rsid w:val="00AB74C9"/>
    <w:rsid w:val="00AC1CFE"/>
    <w:rsid w:val="00AC2E73"/>
    <w:rsid w:val="00AC3E11"/>
    <w:rsid w:val="00AC417A"/>
    <w:rsid w:val="00AD10E2"/>
    <w:rsid w:val="00AE6A32"/>
    <w:rsid w:val="00B024EA"/>
    <w:rsid w:val="00B07792"/>
    <w:rsid w:val="00B108BD"/>
    <w:rsid w:val="00B25C7A"/>
    <w:rsid w:val="00B279D9"/>
    <w:rsid w:val="00B30286"/>
    <w:rsid w:val="00B3424F"/>
    <w:rsid w:val="00B361A6"/>
    <w:rsid w:val="00B37186"/>
    <w:rsid w:val="00B445C6"/>
    <w:rsid w:val="00B4774E"/>
    <w:rsid w:val="00B5210E"/>
    <w:rsid w:val="00B523A2"/>
    <w:rsid w:val="00B52C7E"/>
    <w:rsid w:val="00B53592"/>
    <w:rsid w:val="00B53682"/>
    <w:rsid w:val="00B54C7E"/>
    <w:rsid w:val="00B567FB"/>
    <w:rsid w:val="00B56AD8"/>
    <w:rsid w:val="00B60866"/>
    <w:rsid w:val="00B63D53"/>
    <w:rsid w:val="00B65815"/>
    <w:rsid w:val="00B702CF"/>
    <w:rsid w:val="00B7073C"/>
    <w:rsid w:val="00B70DDC"/>
    <w:rsid w:val="00B72194"/>
    <w:rsid w:val="00B72E6D"/>
    <w:rsid w:val="00B733C5"/>
    <w:rsid w:val="00B7660E"/>
    <w:rsid w:val="00B814D7"/>
    <w:rsid w:val="00B81D84"/>
    <w:rsid w:val="00B8220B"/>
    <w:rsid w:val="00B8299D"/>
    <w:rsid w:val="00B86589"/>
    <w:rsid w:val="00B8673E"/>
    <w:rsid w:val="00B87104"/>
    <w:rsid w:val="00B978FD"/>
    <w:rsid w:val="00BA359D"/>
    <w:rsid w:val="00BA6586"/>
    <w:rsid w:val="00BB2B93"/>
    <w:rsid w:val="00BB4626"/>
    <w:rsid w:val="00BC436C"/>
    <w:rsid w:val="00BC594C"/>
    <w:rsid w:val="00BC5BA1"/>
    <w:rsid w:val="00BD459B"/>
    <w:rsid w:val="00BD62CF"/>
    <w:rsid w:val="00BD7DAD"/>
    <w:rsid w:val="00BE51DA"/>
    <w:rsid w:val="00BF37C4"/>
    <w:rsid w:val="00BF5264"/>
    <w:rsid w:val="00BF56B1"/>
    <w:rsid w:val="00C02235"/>
    <w:rsid w:val="00C031E5"/>
    <w:rsid w:val="00C07BFB"/>
    <w:rsid w:val="00C131F6"/>
    <w:rsid w:val="00C14664"/>
    <w:rsid w:val="00C20CDE"/>
    <w:rsid w:val="00C20E89"/>
    <w:rsid w:val="00C22BAC"/>
    <w:rsid w:val="00C27859"/>
    <w:rsid w:val="00C27AB3"/>
    <w:rsid w:val="00C31EDB"/>
    <w:rsid w:val="00C34BF9"/>
    <w:rsid w:val="00C40CCE"/>
    <w:rsid w:val="00C43900"/>
    <w:rsid w:val="00C44A25"/>
    <w:rsid w:val="00C458CA"/>
    <w:rsid w:val="00C4747E"/>
    <w:rsid w:val="00C54E8A"/>
    <w:rsid w:val="00C56103"/>
    <w:rsid w:val="00C646E1"/>
    <w:rsid w:val="00C64F33"/>
    <w:rsid w:val="00C7702E"/>
    <w:rsid w:val="00C819C5"/>
    <w:rsid w:val="00C82721"/>
    <w:rsid w:val="00C827D5"/>
    <w:rsid w:val="00C85C47"/>
    <w:rsid w:val="00C92086"/>
    <w:rsid w:val="00C937B8"/>
    <w:rsid w:val="00CA0992"/>
    <w:rsid w:val="00CA1451"/>
    <w:rsid w:val="00CA3B82"/>
    <w:rsid w:val="00CA60F3"/>
    <w:rsid w:val="00CB3262"/>
    <w:rsid w:val="00CB4A2E"/>
    <w:rsid w:val="00CB5B8A"/>
    <w:rsid w:val="00CB67FD"/>
    <w:rsid w:val="00CB7F50"/>
    <w:rsid w:val="00CD4DED"/>
    <w:rsid w:val="00CD5502"/>
    <w:rsid w:val="00CE11C2"/>
    <w:rsid w:val="00CE4053"/>
    <w:rsid w:val="00CE5CCE"/>
    <w:rsid w:val="00CE7EB5"/>
    <w:rsid w:val="00CF062A"/>
    <w:rsid w:val="00CF797B"/>
    <w:rsid w:val="00D010F8"/>
    <w:rsid w:val="00D049B8"/>
    <w:rsid w:val="00D06DF2"/>
    <w:rsid w:val="00D12F66"/>
    <w:rsid w:val="00D17465"/>
    <w:rsid w:val="00D21F4E"/>
    <w:rsid w:val="00D222F1"/>
    <w:rsid w:val="00D2271E"/>
    <w:rsid w:val="00D22B01"/>
    <w:rsid w:val="00D34E9A"/>
    <w:rsid w:val="00D36016"/>
    <w:rsid w:val="00D3639A"/>
    <w:rsid w:val="00D42995"/>
    <w:rsid w:val="00D4364B"/>
    <w:rsid w:val="00D51DDA"/>
    <w:rsid w:val="00D54E97"/>
    <w:rsid w:val="00D623E5"/>
    <w:rsid w:val="00D71F10"/>
    <w:rsid w:val="00D861A0"/>
    <w:rsid w:val="00D86928"/>
    <w:rsid w:val="00D90692"/>
    <w:rsid w:val="00D94A79"/>
    <w:rsid w:val="00D954D3"/>
    <w:rsid w:val="00D958E4"/>
    <w:rsid w:val="00D96558"/>
    <w:rsid w:val="00DA069A"/>
    <w:rsid w:val="00DA44AA"/>
    <w:rsid w:val="00DA55AF"/>
    <w:rsid w:val="00DA6088"/>
    <w:rsid w:val="00DB1CA6"/>
    <w:rsid w:val="00DB42E9"/>
    <w:rsid w:val="00DB46BA"/>
    <w:rsid w:val="00DC0C01"/>
    <w:rsid w:val="00DC31B8"/>
    <w:rsid w:val="00DC6DD8"/>
    <w:rsid w:val="00DC7953"/>
    <w:rsid w:val="00DD15FD"/>
    <w:rsid w:val="00DD69BE"/>
    <w:rsid w:val="00DE2E4B"/>
    <w:rsid w:val="00DE666D"/>
    <w:rsid w:val="00DE781B"/>
    <w:rsid w:val="00DF3258"/>
    <w:rsid w:val="00E0289A"/>
    <w:rsid w:val="00E077B7"/>
    <w:rsid w:val="00E15243"/>
    <w:rsid w:val="00E164FE"/>
    <w:rsid w:val="00E21184"/>
    <w:rsid w:val="00E221B2"/>
    <w:rsid w:val="00E23C46"/>
    <w:rsid w:val="00E25C67"/>
    <w:rsid w:val="00E34ED4"/>
    <w:rsid w:val="00E35A9F"/>
    <w:rsid w:val="00E36DAA"/>
    <w:rsid w:val="00E43E8C"/>
    <w:rsid w:val="00E45AF9"/>
    <w:rsid w:val="00E637E0"/>
    <w:rsid w:val="00E67BFB"/>
    <w:rsid w:val="00E67DF7"/>
    <w:rsid w:val="00E73E6A"/>
    <w:rsid w:val="00E75F4E"/>
    <w:rsid w:val="00E763B6"/>
    <w:rsid w:val="00E812B5"/>
    <w:rsid w:val="00E81695"/>
    <w:rsid w:val="00E9057A"/>
    <w:rsid w:val="00E928C4"/>
    <w:rsid w:val="00E93115"/>
    <w:rsid w:val="00E97B17"/>
    <w:rsid w:val="00EA0C84"/>
    <w:rsid w:val="00EA4543"/>
    <w:rsid w:val="00EA49D5"/>
    <w:rsid w:val="00EB0ACB"/>
    <w:rsid w:val="00EC69FE"/>
    <w:rsid w:val="00EC7E31"/>
    <w:rsid w:val="00ED29AE"/>
    <w:rsid w:val="00ED496C"/>
    <w:rsid w:val="00ED54A6"/>
    <w:rsid w:val="00ED5789"/>
    <w:rsid w:val="00EE55FE"/>
    <w:rsid w:val="00EE58CA"/>
    <w:rsid w:val="00EE7A6C"/>
    <w:rsid w:val="00EF1253"/>
    <w:rsid w:val="00EF3056"/>
    <w:rsid w:val="00F00B09"/>
    <w:rsid w:val="00F01B9C"/>
    <w:rsid w:val="00F07E54"/>
    <w:rsid w:val="00F10E73"/>
    <w:rsid w:val="00F11285"/>
    <w:rsid w:val="00F13EA4"/>
    <w:rsid w:val="00F160EA"/>
    <w:rsid w:val="00F16ED4"/>
    <w:rsid w:val="00F214F8"/>
    <w:rsid w:val="00F22B31"/>
    <w:rsid w:val="00F2356D"/>
    <w:rsid w:val="00F34ADB"/>
    <w:rsid w:val="00F34B5D"/>
    <w:rsid w:val="00F4378C"/>
    <w:rsid w:val="00F43EBE"/>
    <w:rsid w:val="00F43FF7"/>
    <w:rsid w:val="00F44C86"/>
    <w:rsid w:val="00F44E28"/>
    <w:rsid w:val="00F45493"/>
    <w:rsid w:val="00F45A2A"/>
    <w:rsid w:val="00F52999"/>
    <w:rsid w:val="00F55925"/>
    <w:rsid w:val="00F55BA0"/>
    <w:rsid w:val="00F56897"/>
    <w:rsid w:val="00F57276"/>
    <w:rsid w:val="00F61BBF"/>
    <w:rsid w:val="00F634A2"/>
    <w:rsid w:val="00F63B69"/>
    <w:rsid w:val="00F65CA3"/>
    <w:rsid w:val="00F675DB"/>
    <w:rsid w:val="00F70433"/>
    <w:rsid w:val="00F713A6"/>
    <w:rsid w:val="00F71419"/>
    <w:rsid w:val="00F75FF3"/>
    <w:rsid w:val="00F76351"/>
    <w:rsid w:val="00F9131B"/>
    <w:rsid w:val="00F924FD"/>
    <w:rsid w:val="00F93AAB"/>
    <w:rsid w:val="00F93EC7"/>
    <w:rsid w:val="00F963A0"/>
    <w:rsid w:val="00F96875"/>
    <w:rsid w:val="00FA293E"/>
    <w:rsid w:val="00FA2EA0"/>
    <w:rsid w:val="00FA7450"/>
    <w:rsid w:val="00FA7785"/>
    <w:rsid w:val="00FA7C4A"/>
    <w:rsid w:val="00FB0490"/>
    <w:rsid w:val="00FB47D7"/>
    <w:rsid w:val="00FB54B7"/>
    <w:rsid w:val="00FB55D1"/>
    <w:rsid w:val="00FB5CDD"/>
    <w:rsid w:val="00FB5E62"/>
    <w:rsid w:val="00FC36C2"/>
    <w:rsid w:val="00FC63B3"/>
    <w:rsid w:val="00FD1C64"/>
    <w:rsid w:val="00FD2D0F"/>
    <w:rsid w:val="00FD40E5"/>
    <w:rsid w:val="00FD5EF4"/>
    <w:rsid w:val="00FE0326"/>
    <w:rsid w:val="00FE7F36"/>
    <w:rsid w:val="00FF7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9B5A40F"/>
  <w15:docId w15:val="{C9A530B9-61FA-4C65-ADDB-8C568417C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A791B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2B44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2B44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Document Map"/>
    <w:basedOn w:val="a"/>
    <w:semiHidden/>
    <w:rsid w:val="00B30286"/>
    <w:pPr>
      <w:shd w:val="clear" w:color="auto" w:fill="000080"/>
    </w:pPr>
  </w:style>
  <w:style w:type="table" w:styleId="a6">
    <w:name w:val="Table Grid"/>
    <w:basedOn w:val="a1"/>
    <w:rsid w:val="00D90692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age number"/>
    <w:basedOn w:val="a0"/>
    <w:rsid w:val="002C38C2"/>
  </w:style>
  <w:style w:type="character" w:styleId="a8">
    <w:name w:val="annotation reference"/>
    <w:semiHidden/>
    <w:unhideWhenUsed/>
    <w:rsid w:val="00BC5BA1"/>
    <w:rPr>
      <w:sz w:val="21"/>
      <w:szCs w:val="21"/>
    </w:rPr>
  </w:style>
  <w:style w:type="paragraph" w:styleId="a9">
    <w:name w:val="annotation text"/>
    <w:basedOn w:val="a"/>
    <w:link w:val="aa"/>
    <w:semiHidden/>
    <w:unhideWhenUsed/>
    <w:rsid w:val="00BC5BA1"/>
    <w:pPr>
      <w:jc w:val="left"/>
    </w:pPr>
  </w:style>
  <w:style w:type="character" w:customStyle="1" w:styleId="aa">
    <w:name w:val="批注文字 字符"/>
    <w:link w:val="a9"/>
    <w:semiHidden/>
    <w:rsid w:val="00BC5BA1"/>
    <w:rPr>
      <w:kern w:val="2"/>
      <w:sz w:val="21"/>
      <w:szCs w:val="24"/>
    </w:rPr>
  </w:style>
  <w:style w:type="paragraph" w:styleId="ab">
    <w:name w:val="annotation subject"/>
    <w:basedOn w:val="a9"/>
    <w:next w:val="a9"/>
    <w:link w:val="ac"/>
    <w:semiHidden/>
    <w:unhideWhenUsed/>
    <w:rsid w:val="00BC5BA1"/>
    <w:rPr>
      <w:b/>
      <w:bCs/>
    </w:rPr>
  </w:style>
  <w:style w:type="character" w:customStyle="1" w:styleId="ac">
    <w:name w:val="批注主题 字符"/>
    <w:link w:val="ab"/>
    <w:semiHidden/>
    <w:rsid w:val="00BC5BA1"/>
    <w:rPr>
      <w:b/>
      <w:bCs/>
      <w:kern w:val="2"/>
      <w:sz w:val="21"/>
      <w:szCs w:val="24"/>
    </w:rPr>
  </w:style>
  <w:style w:type="paragraph" w:styleId="ad">
    <w:name w:val="Balloon Text"/>
    <w:basedOn w:val="a"/>
    <w:link w:val="ae"/>
    <w:rsid w:val="00BC5BA1"/>
    <w:rPr>
      <w:sz w:val="18"/>
      <w:szCs w:val="18"/>
    </w:rPr>
  </w:style>
  <w:style w:type="character" w:customStyle="1" w:styleId="ae">
    <w:name w:val="批注框文本 字符"/>
    <w:link w:val="ad"/>
    <w:rsid w:val="00BC5BA1"/>
    <w:rPr>
      <w:kern w:val="2"/>
      <w:sz w:val="18"/>
      <w:szCs w:val="18"/>
    </w:rPr>
  </w:style>
  <w:style w:type="character" w:customStyle="1" w:styleId="hljs-keyword">
    <w:name w:val="hljs-keyword"/>
    <w:rsid w:val="003D6719"/>
  </w:style>
  <w:style w:type="character" w:customStyle="1" w:styleId="hljs-number">
    <w:name w:val="hljs-number"/>
    <w:rsid w:val="003D67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36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73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8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2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52311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9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9684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3624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microsoft.com/office/2011/relationships/people" Target="peop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header" Target="header1.xml"/><Relationship Id="rId48" Type="http://schemas.openxmlformats.org/officeDocument/2006/relationships/theme" Target="theme/theme1.xml"/><Relationship Id="rId8" Type="http://schemas.openxmlformats.org/officeDocument/2006/relationships/comments" Target="comments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fontTable" Target="fontTable.xml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49" Type="http://schemas.openxmlformats.org/officeDocument/2006/relationships/image" Target="media/image35.png"/><Relationship Id="rId50" Type="http://schemas.openxmlformats.org/officeDocument/2006/relationships/image" Target="media/image36.png"/><Relationship Id="rId51" Type="http://schemas.openxmlformats.org/officeDocument/2006/relationships/image" Target="media/image37.png"/><Relationship Id="rId52" Type="http://schemas.openxmlformats.org/officeDocument/2006/relationships/image" Target="media/image38.png"/><Relationship Id="rId53" Type="http://schemas.openxmlformats.org/officeDocument/2006/relationships/image" Target="media/image39.png"/><Relationship Id="rId54" Type="http://schemas.openxmlformats.org/officeDocument/2006/relationships/image" Target="media/image40.png"/><Relationship Id="rId55" Type="http://schemas.openxmlformats.org/officeDocument/2006/relationships/image" Target="media/image41.png"/><Relationship Id="rId56" Type="http://schemas.openxmlformats.org/officeDocument/2006/relationships/image" Target="media/image42.png"/><Relationship Id="rId57" Type="http://schemas.openxmlformats.org/officeDocument/2006/relationships/image" Target="media/image43.png"/><Relationship Id="rId58" Type="http://schemas.openxmlformats.org/officeDocument/2006/relationships/image" Target="media/image44.png"/><Relationship Id="rId59" Type="http://schemas.openxmlformats.org/officeDocument/2006/relationships/image" Target="media/image45.png"/><Relationship Id="rId60" Type="http://schemas.openxmlformats.org/officeDocument/2006/relationships/image" Target="media/image46.png"/><Relationship Id="rId61" Type="http://schemas.openxmlformats.org/officeDocument/2006/relationships/image" Target="media/image47.png"/><Relationship Id="rId62" Type="http://schemas.openxmlformats.org/officeDocument/2006/relationships/image" Target="media/image48.png"/><Relationship Id="rId63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6</Pages>
  <Words>624</Words>
  <Characters>3559</Characters>
  <Application>Microsoft Office Word</Application>
  <DocSecurity>0</DocSecurity>
  <Lines>29</Lines>
  <Paragraphs>8</Paragraphs>
  <ScaleCrop>false</ScaleCrop>
  <Company>upc</Company>
  <LinksUpToDate>false</LinksUpToDate>
  <CharactersWithSpaces>4175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li liangbin</cp:lastModifiedBy>
  <cp:revision>59</cp:revision>
  <dcterms:created xsi:type="dcterms:W3CDTF">2020-02-12T07:09:00Z</dcterms:created>
  <dcterms:modified xsi:type="dcterms:W3CDTF">2020-02-21T12:02:00Z</dcterms:modified>
</cp:coreProperties>
</file>